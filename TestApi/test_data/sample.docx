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kern w:val="2"/>
          <w:sz w:val="21"/>
        </w:rPr>
        <w:id w:val="-1138886010"/>
        <w:docPartObj>
          <w:docPartGallery w:val="Cover Pages"/>
          <w:docPartUnique/>
        </w:docPartObj>
      </w:sdtPr>
      <w:sdtEndPr>
        <w:rPr>
          <w:rFonts w:asciiTheme="minorHAnsi" w:eastAsiaTheme="minorEastAsia" w:hAnsiTheme="minorHAnsi" w:cstheme="minorBidi"/>
          <w:lang w:val="ja-JP"/>
        </w:rPr>
      </w:sdtEndPr>
      <w:sdtContent>
        <w:tbl>
          <w:tblPr>
            <w:tblStyle w:val="TableGrid"/>
            <w:tblpPr w:leftFromText="187" w:rightFromText="187" w:horzAnchor="margin" w:tblpXSpec="center" w:tblpY="2881"/>
            <w:tblW w:w="4000" w:type="pct"/>
            <w:tblLook w:val="04A0" w:firstRow="1" w:lastRow="0" w:firstColumn="1" w:lastColumn="0" w:noHBand="0" w:noVBand="1"/>
          </w:tblPr>
          <w:tblGrid>
            <w:gridCol w:w="6976"/>
          </w:tblGrid>
          <w:tr w:rsidR="005055CB" w:rsidRPr="005055CB" w14:paraId="0E430F92" w14:textId="77777777" w:rsidTr="005055CB">
            <w:tc>
              <w:tcPr>
                <w:tcW w:w="7672" w:type="dxa"/>
              </w:tcPr>
              <w:p w14:paraId="38CF92E4" w14:textId="77777777" w:rsidR="00055862" w:rsidRPr="005055CB" w:rsidRDefault="00055862" w:rsidP="00955AC6">
                <w:pPr>
                  <w:pStyle w:val="NoSpacing"/>
                  <w:rPr>
                    <w:rFonts w:asciiTheme="majorHAnsi" w:eastAsiaTheme="majorEastAsia" w:hAnsiTheme="majorHAnsi" w:cstheme="majorBidi"/>
                  </w:rPr>
                </w:pPr>
              </w:p>
            </w:tc>
          </w:tr>
          <w:tr w:rsidR="005055CB" w:rsidRPr="005055CB" w14:paraId="7E3146D2" w14:textId="77777777" w:rsidTr="005055CB">
            <w:tc>
              <w:tcPr>
                <w:tcW w:w="7672" w:type="dxa"/>
              </w:tcPr>
              <w:sdt>
                <w:sdtPr>
                  <w:rPr>
                    <w:rFonts w:asciiTheme="majorHAnsi" w:eastAsiaTheme="majorEastAsia" w:hAnsiTheme="majorHAnsi" w:cstheme="majorBidi" w:hint="eastAsia"/>
                    <w:sz w:val="52"/>
                    <w:szCs w:val="52"/>
                  </w:rPr>
                  <w:alias w:val="タイトル"/>
                  <w:id w:val="13406919"/>
                  <w:dataBinding w:prefixMappings="xmlns:ns0='http://schemas.openxmlformats.org/package/2006/metadata/core-properties' xmlns:ns1='http://purl.org/dc/elements/1.1/'" w:xpath="/ns0:coreProperties[1]/ns1:title[1]" w:storeItemID="{6C3C8BC8-F283-45AE-878A-BAB7291924A1}"/>
                  <w:text/>
                </w:sdtPr>
                <w:sdtEndPr/>
                <w:sdtContent>
                  <w:p w14:paraId="3DB9063E" w14:textId="0CB8F72B" w:rsidR="00055862" w:rsidRPr="00002A94" w:rsidRDefault="00552833" w:rsidP="004A277E">
                    <w:pPr>
                      <w:pStyle w:val="NoSpacing"/>
                      <w:jc w:val="center"/>
                      <w:rPr>
                        <w:rFonts w:asciiTheme="majorHAnsi" w:eastAsiaTheme="majorEastAsia" w:hAnsiTheme="majorHAnsi" w:cstheme="majorBidi"/>
                        <w:sz w:val="52"/>
                        <w:szCs w:val="52"/>
                      </w:rPr>
                    </w:pPr>
                    <w:r>
                      <w:rPr>
                        <w:rFonts w:asciiTheme="majorHAnsi" w:eastAsiaTheme="majorEastAsia" w:hAnsiTheme="majorHAnsi" w:cstheme="majorBidi" w:hint="eastAsia"/>
                        <w:sz w:val="52"/>
                        <w:szCs w:val="52"/>
                      </w:rPr>
                      <w:t>CrypgetSQL</w:t>
                    </w:r>
                    <w:r>
                      <w:rPr>
                        <w:rFonts w:asciiTheme="majorHAnsi" w:eastAsiaTheme="majorEastAsia" w:hAnsiTheme="majorHAnsi" w:cstheme="majorBidi" w:hint="eastAsia"/>
                        <w:sz w:val="52"/>
                        <w:szCs w:val="52"/>
                      </w:rPr>
                      <w:t>試験手順</w:t>
                    </w:r>
                  </w:p>
                </w:sdtContent>
              </w:sdt>
            </w:tc>
          </w:tr>
          <w:tr w:rsidR="005055CB" w:rsidRPr="005055CB" w14:paraId="42642DBB" w14:textId="77777777" w:rsidTr="005055CB">
            <w:tc>
              <w:tcPr>
                <w:tcW w:w="7672" w:type="dxa"/>
              </w:tcPr>
              <w:p w14:paraId="4376DF60" w14:textId="77777777" w:rsidR="00055862" w:rsidRPr="005055CB" w:rsidRDefault="00055862">
                <w:pPr>
                  <w:pStyle w:val="NoSpacing"/>
                  <w:rPr>
                    <w:rFonts w:asciiTheme="majorHAnsi" w:eastAsiaTheme="majorEastAsia" w:hAnsiTheme="majorHAnsi" w:cstheme="majorBidi"/>
                  </w:rPr>
                </w:pPr>
              </w:p>
            </w:tc>
          </w:tr>
        </w:tbl>
        <w:p w14:paraId="183B4031" w14:textId="77777777" w:rsidR="00055862" w:rsidRDefault="00055862"/>
        <w:p w14:paraId="341A68CD" w14:textId="77777777" w:rsidR="00055862" w:rsidRDefault="00055862"/>
        <w:tbl>
          <w:tblPr>
            <w:tblpPr w:leftFromText="187" w:rightFromText="187" w:horzAnchor="margin" w:tblpXSpec="center" w:tblpYSpec="bottom"/>
            <w:tblW w:w="4000" w:type="pct"/>
            <w:tblLook w:val="04A0" w:firstRow="1" w:lastRow="0" w:firstColumn="1" w:lastColumn="0" w:noHBand="0" w:noVBand="1"/>
          </w:tblPr>
          <w:tblGrid>
            <w:gridCol w:w="6987"/>
          </w:tblGrid>
          <w:tr w:rsidR="00055862" w14:paraId="2603ABFF" w14:textId="77777777">
            <w:tc>
              <w:tcPr>
                <w:tcW w:w="7672" w:type="dxa"/>
                <w:tcMar>
                  <w:top w:w="216" w:type="dxa"/>
                  <w:left w:w="115" w:type="dxa"/>
                  <w:bottom w:w="216" w:type="dxa"/>
                  <w:right w:w="115" w:type="dxa"/>
                </w:tcMar>
              </w:tcPr>
              <w:p w14:paraId="74334182" w14:textId="0FC884F3" w:rsidR="00055862" w:rsidRDefault="002F1B25">
                <w:pPr>
                  <w:pStyle w:val="NoSpacing"/>
                  <w:rPr>
                    <w:color w:val="4F81BD" w:themeColor="accent1"/>
                  </w:rPr>
                </w:pPr>
                <w:r>
                  <w:rPr>
                    <w:rFonts w:hint="eastAsia"/>
                    <w:color w:val="4F81BD" w:themeColor="accent1"/>
                  </w:rPr>
                  <w:t>2016</w:t>
                </w:r>
                <w:r w:rsidR="00F95EB3">
                  <w:rPr>
                    <w:rFonts w:hint="eastAsia"/>
                    <w:color w:val="4F81BD" w:themeColor="accent1"/>
                  </w:rPr>
                  <w:t>年</w:t>
                </w:r>
                <w:r w:rsidR="00F95EB3">
                  <w:rPr>
                    <w:rFonts w:hint="eastAsia"/>
                    <w:color w:val="4F81BD" w:themeColor="accent1"/>
                  </w:rPr>
                  <w:t>4</w:t>
                </w:r>
                <w:r w:rsidR="00F95EB3">
                  <w:rPr>
                    <w:rFonts w:hint="eastAsia"/>
                    <w:color w:val="4F81BD" w:themeColor="accent1"/>
                  </w:rPr>
                  <w:t>月</w:t>
                </w:r>
              </w:p>
              <w:p w14:paraId="6D650B8A" w14:textId="77777777" w:rsidR="00055862" w:rsidRDefault="00055862">
                <w:pPr>
                  <w:pStyle w:val="NoSpacing"/>
                  <w:rPr>
                    <w:color w:val="4F81BD" w:themeColor="accent1"/>
                  </w:rPr>
                </w:pPr>
              </w:p>
              <w:p w14:paraId="58789BF3" w14:textId="77777777" w:rsidR="00055862" w:rsidRDefault="00055862">
                <w:pPr>
                  <w:pStyle w:val="NoSpacing"/>
                  <w:rPr>
                    <w:color w:val="4F81BD" w:themeColor="accent1"/>
                  </w:rPr>
                </w:pPr>
              </w:p>
            </w:tc>
          </w:tr>
        </w:tbl>
        <w:p w14:paraId="75EA0CA2" w14:textId="77777777" w:rsidR="00055862" w:rsidRDefault="00055862"/>
        <w:p w14:paraId="2EF38921" w14:textId="77777777" w:rsidR="00061B6D" w:rsidRDefault="00055862">
          <w:pPr>
            <w:widowControl/>
            <w:jc w:val="left"/>
            <w:rPr>
              <w:lang w:val="ja-JP"/>
            </w:rPr>
          </w:pPr>
          <w:r>
            <w:rPr>
              <w:lang w:val="ja-JP"/>
            </w:rPr>
            <w:br w:type="page"/>
          </w:r>
        </w:p>
      </w:sdtContent>
    </w:sdt>
    <w:p w14:paraId="145D9483" w14:textId="77777777" w:rsidR="001B7F50" w:rsidRDefault="001B7F50">
      <w:pPr>
        <w:widowControl/>
        <w:jc w:val="left"/>
      </w:pPr>
      <w:r>
        <w:lastRenderedPageBreak/>
        <w:br w:type="page"/>
      </w:r>
      <w:bookmarkStart w:id="0" w:name="_GoBack"/>
      <w:bookmarkEnd w:id="0"/>
    </w:p>
    <w:p w14:paraId="65172F51" w14:textId="77777777" w:rsidR="001B7F50" w:rsidRDefault="001B7F50" w:rsidP="00CD3664"/>
    <w:p w14:paraId="457F2C70" w14:textId="77777777" w:rsidR="00CD3664" w:rsidRDefault="00CD3664" w:rsidP="00CD3664">
      <w:pPr>
        <w:pStyle w:val="Heading1"/>
        <w:numPr>
          <w:ilvl w:val="0"/>
          <w:numId w:val="7"/>
        </w:numPr>
      </w:pPr>
      <w:r>
        <w:rPr>
          <w:rFonts w:hint="eastAsia"/>
        </w:rPr>
        <w:t>はじめに</w:t>
      </w:r>
    </w:p>
    <w:p w14:paraId="3AD8A1C0" w14:textId="77777777" w:rsidR="00E55408" w:rsidRDefault="00CD3664" w:rsidP="00BA6D2D">
      <w:r>
        <w:rPr>
          <w:rFonts w:hint="eastAsia"/>
        </w:rPr>
        <w:t>本書では、</w:t>
      </w:r>
      <w:r>
        <w:rPr>
          <w:rFonts w:hint="eastAsia"/>
        </w:rPr>
        <w:t>CrypgetSQL</w:t>
      </w:r>
      <w:r w:rsidR="00491BC7">
        <w:rPr>
          <w:rFonts w:hint="eastAsia"/>
        </w:rPr>
        <w:t>の試験手順</w:t>
      </w:r>
      <w:r>
        <w:rPr>
          <w:rFonts w:hint="eastAsia"/>
        </w:rPr>
        <w:t>について記載します。</w:t>
      </w:r>
    </w:p>
    <w:p w14:paraId="23C20D28" w14:textId="77777777" w:rsidR="00E55408" w:rsidRPr="00CC7689" w:rsidRDefault="00E55408" w:rsidP="00BA6D2D"/>
    <w:p w14:paraId="667F792B" w14:textId="72DF53E9" w:rsidR="0084707A" w:rsidRDefault="00586703" w:rsidP="00BA6D2D">
      <w:r>
        <w:rPr>
          <w:rFonts w:hint="eastAsia"/>
        </w:rPr>
        <w:t>CrypgetSQL</w:t>
      </w:r>
      <w:r>
        <w:rPr>
          <w:rFonts w:hint="eastAsia"/>
        </w:rPr>
        <w:t>は、</w:t>
      </w:r>
      <w:r>
        <w:rPr>
          <w:rFonts w:hint="eastAsia"/>
        </w:rPr>
        <w:t>Android</w:t>
      </w:r>
      <w:r w:rsidR="0084707A">
        <w:rPr>
          <w:rFonts w:hint="eastAsia"/>
        </w:rPr>
        <w:t>上で動作するライブラリで</w:t>
      </w:r>
      <w:r w:rsidR="00E83302">
        <w:rPr>
          <w:rFonts w:hint="eastAsia"/>
        </w:rPr>
        <w:t>、</w:t>
      </w:r>
      <w:r w:rsidR="0084707A">
        <w:rPr>
          <w:rFonts w:hint="eastAsia"/>
        </w:rPr>
        <w:t>暗号化</w:t>
      </w:r>
      <w:r w:rsidR="0084707A">
        <w:rPr>
          <w:rFonts w:hint="eastAsia"/>
        </w:rPr>
        <w:t>DB</w:t>
      </w:r>
      <w:r w:rsidR="0084707A">
        <w:rPr>
          <w:rFonts w:hint="eastAsia"/>
        </w:rPr>
        <w:t>機能を提供します。</w:t>
      </w:r>
    </w:p>
    <w:p w14:paraId="435844F5" w14:textId="094F9E37" w:rsidR="00586703" w:rsidRDefault="0084707A" w:rsidP="00BA6D2D">
      <w:r>
        <w:rPr>
          <w:rFonts w:hint="eastAsia"/>
        </w:rPr>
        <w:t>CrypgetSQL</w:t>
      </w:r>
      <w:r>
        <w:rPr>
          <w:rFonts w:hint="eastAsia"/>
        </w:rPr>
        <w:t>の</w:t>
      </w:r>
      <w:r w:rsidR="00DF3FF9">
        <w:rPr>
          <w:rFonts w:hint="eastAsia"/>
        </w:rPr>
        <w:t>特徴として</w:t>
      </w:r>
      <w:r>
        <w:rPr>
          <w:rFonts w:hint="eastAsia"/>
        </w:rPr>
        <w:t>、</w:t>
      </w:r>
      <w:r>
        <w:rPr>
          <w:rFonts w:hint="eastAsia"/>
        </w:rPr>
        <w:t>Android</w:t>
      </w:r>
      <w:r>
        <w:rPr>
          <w:rFonts w:hint="eastAsia"/>
        </w:rPr>
        <w:t>に標準搭載</w:t>
      </w:r>
      <w:r w:rsidR="00DD3C35">
        <w:rPr>
          <w:rFonts w:hint="eastAsia"/>
        </w:rPr>
        <w:t>されている</w:t>
      </w:r>
      <w:r w:rsidR="00586703">
        <w:rPr>
          <w:rFonts w:hint="eastAsia"/>
        </w:rPr>
        <w:t>SQLite</w:t>
      </w:r>
      <w:r>
        <w:rPr>
          <w:rFonts w:hint="eastAsia"/>
        </w:rPr>
        <w:t>を操作する</w:t>
      </w:r>
      <w:r>
        <w:rPr>
          <w:rFonts w:hint="eastAsia"/>
        </w:rPr>
        <w:t>Java</w:t>
      </w:r>
      <w:r w:rsidR="00F02C13">
        <w:rPr>
          <w:rFonts w:hint="eastAsia"/>
        </w:rPr>
        <w:t xml:space="preserve"> </w:t>
      </w:r>
      <w:r w:rsidR="00586703">
        <w:rPr>
          <w:rFonts w:hint="eastAsia"/>
        </w:rPr>
        <w:t>API</w:t>
      </w:r>
      <w:r w:rsidR="00DD3C35">
        <w:rPr>
          <w:rFonts w:hint="eastAsia"/>
        </w:rPr>
        <w:t>と概ね同じ</w:t>
      </w:r>
      <w:r w:rsidR="000B727C">
        <w:rPr>
          <w:rFonts w:hint="eastAsia"/>
        </w:rPr>
        <w:t xml:space="preserve">Java </w:t>
      </w:r>
      <w:r w:rsidR="00DD3C35">
        <w:rPr>
          <w:rFonts w:hint="eastAsia"/>
        </w:rPr>
        <w:t>API</w:t>
      </w:r>
      <w:r w:rsidR="00DD3C35">
        <w:rPr>
          <w:rFonts w:hint="eastAsia"/>
        </w:rPr>
        <w:t>で操作可能</w:t>
      </w:r>
      <w:r w:rsidR="00082903">
        <w:rPr>
          <w:rFonts w:hint="eastAsia"/>
        </w:rPr>
        <w:t>になっています</w:t>
      </w:r>
      <w:r w:rsidR="00DF3FF9">
        <w:rPr>
          <w:rFonts w:hint="eastAsia"/>
        </w:rPr>
        <w:t>（一部異なります）</w:t>
      </w:r>
      <w:r>
        <w:rPr>
          <w:rFonts w:hint="eastAsia"/>
        </w:rPr>
        <w:t>。</w:t>
      </w:r>
      <w:r w:rsidR="00DE601A">
        <w:rPr>
          <w:rFonts w:hint="eastAsia"/>
        </w:rPr>
        <w:t>なお、</w:t>
      </w:r>
      <w:r w:rsidR="00E55408">
        <w:rPr>
          <w:rFonts w:hint="eastAsia"/>
        </w:rPr>
        <w:t>CrypgetSQL</w:t>
      </w:r>
      <w:r w:rsidR="00E55408">
        <w:rPr>
          <w:rFonts w:hint="eastAsia"/>
        </w:rPr>
        <w:t>の機能</w:t>
      </w:r>
      <w:r w:rsidR="004950F9">
        <w:rPr>
          <w:rFonts w:hint="eastAsia"/>
        </w:rPr>
        <w:t>の詳細</w:t>
      </w:r>
      <w:r w:rsidR="00E55408">
        <w:rPr>
          <w:rFonts w:hint="eastAsia"/>
        </w:rPr>
        <w:t>については本書の対象外としています。プログラマーズガイドを参照</w:t>
      </w:r>
      <w:r w:rsidR="00E726CE">
        <w:rPr>
          <w:rFonts w:hint="eastAsia"/>
        </w:rPr>
        <w:t>下さい</w:t>
      </w:r>
      <w:r w:rsidR="00E55408">
        <w:rPr>
          <w:rFonts w:hint="eastAsia"/>
        </w:rPr>
        <w:t>。</w:t>
      </w:r>
    </w:p>
    <w:p w14:paraId="2C5A38C8" w14:textId="6F6576DD" w:rsidR="005A1698" w:rsidRDefault="005A1698" w:rsidP="005A1698"/>
    <w:p w14:paraId="1C4118F7" w14:textId="77777777" w:rsidR="005A1698" w:rsidRDefault="005A1698" w:rsidP="005A1698">
      <w:pPr>
        <w:pStyle w:val="Heading2"/>
        <w:numPr>
          <w:ilvl w:val="1"/>
          <w:numId w:val="7"/>
        </w:numPr>
      </w:pPr>
      <w:bookmarkStart w:id="1" w:name="_Ref415846909"/>
      <w:r>
        <w:rPr>
          <w:rFonts w:hint="eastAsia"/>
        </w:rPr>
        <w:t>試験</w:t>
      </w:r>
      <w:r w:rsidR="00501700">
        <w:rPr>
          <w:rFonts w:hint="eastAsia"/>
        </w:rPr>
        <w:t>概要</w:t>
      </w:r>
      <w:bookmarkEnd w:id="1"/>
    </w:p>
    <w:p w14:paraId="08677A13" w14:textId="77777777" w:rsidR="00C471C5" w:rsidRDefault="00CC7689" w:rsidP="0026071E">
      <w:pPr>
        <w:ind w:firstLineChars="100" w:firstLine="210"/>
      </w:pPr>
      <w:r>
        <w:rPr>
          <w:rFonts w:hint="eastAsia"/>
        </w:rPr>
        <w:t>本項では、試験の全体概要を記載します。試験の具体的な手順は</w:t>
      </w:r>
      <w:r w:rsidR="00C471C5">
        <w:fldChar w:fldCharType="begin"/>
      </w:r>
      <w:r w:rsidR="00C471C5">
        <w:instrText xml:space="preserve"> </w:instrText>
      </w:r>
      <w:r w:rsidR="00C471C5">
        <w:rPr>
          <w:rFonts w:hint="eastAsia"/>
        </w:rPr>
        <w:instrText>REF _Ref415836347 \n \h</w:instrText>
      </w:r>
      <w:r w:rsidR="00C471C5">
        <w:instrText xml:space="preserve"> </w:instrText>
      </w:r>
      <w:r w:rsidR="00C471C5">
        <w:fldChar w:fldCharType="separate"/>
      </w:r>
      <w:r w:rsidR="00184145">
        <w:t>3</w:t>
      </w:r>
      <w:r w:rsidR="00C471C5">
        <w:fldChar w:fldCharType="end"/>
      </w:r>
      <w:r w:rsidR="00C471C5">
        <w:rPr>
          <w:rFonts w:hint="eastAsia"/>
        </w:rPr>
        <w:t>章</w:t>
      </w:r>
      <w:r w:rsidR="001739F5">
        <w:rPr>
          <w:rFonts w:hint="eastAsia"/>
        </w:rPr>
        <w:t>で</w:t>
      </w:r>
      <w:r w:rsidR="00C471C5">
        <w:rPr>
          <w:rFonts w:hint="eastAsia"/>
        </w:rPr>
        <w:t>後述します。</w:t>
      </w:r>
    </w:p>
    <w:p w14:paraId="04C2E32D" w14:textId="4E75585B" w:rsidR="005A1698" w:rsidRDefault="005A1698" w:rsidP="005A1698">
      <w:r>
        <w:rPr>
          <w:rFonts w:hint="eastAsia"/>
        </w:rPr>
        <w:t>試験は、機能試験、メモリリーク試験、性能試験、マルチスレッド試験、</w:t>
      </w:r>
      <w:r w:rsidR="00697B0F">
        <w:rPr>
          <w:rFonts w:hint="eastAsia"/>
        </w:rPr>
        <w:t>結合試験</w:t>
      </w:r>
      <w:r w:rsidR="000939AF">
        <w:rPr>
          <w:rFonts w:hint="eastAsia"/>
        </w:rPr>
        <w:t>、移行試験</w:t>
      </w:r>
      <w:r w:rsidR="006F1818">
        <w:rPr>
          <w:rFonts w:hint="eastAsia"/>
        </w:rPr>
        <w:t>から</w:t>
      </w:r>
      <w:r w:rsidR="00104367">
        <w:rPr>
          <w:rFonts w:hint="eastAsia"/>
        </w:rPr>
        <w:t>構成されます</w:t>
      </w:r>
      <w:r>
        <w:rPr>
          <w:rFonts w:hint="eastAsia"/>
        </w:rPr>
        <w:t>。</w:t>
      </w:r>
    </w:p>
    <w:p w14:paraId="4391F8A2" w14:textId="77777777" w:rsidR="005A1698" w:rsidRPr="00A91010" w:rsidRDefault="005A1698" w:rsidP="005A1698"/>
    <w:p w14:paraId="51FC3D09" w14:textId="77777777" w:rsidR="005A1698" w:rsidRDefault="005A1698" w:rsidP="005A1698">
      <w:pPr>
        <w:pStyle w:val="Heading3"/>
        <w:numPr>
          <w:ilvl w:val="2"/>
          <w:numId w:val="7"/>
        </w:numPr>
        <w:ind w:leftChars="0"/>
      </w:pPr>
      <w:r>
        <w:rPr>
          <w:rFonts w:hint="eastAsia"/>
        </w:rPr>
        <w:t>機能試験</w:t>
      </w:r>
    </w:p>
    <w:p w14:paraId="54BE6879" w14:textId="49695E43" w:rsidR="005A1698" w:rsidRDefault="000C5DC4" w:rsidP="00A91010">
      <w:pPr>
        <w:ind w:firstLineChars="100" w:firstLine="210"/>
      </w:pPr>
      <w:r>
        <w:rPr>
          <w:rFonts w:hint="eastAsia"/>
        </w:rPr>
        <w:t>機能試験は、</w:t>
      </w:r>
      <w:r w:rsidR="00421ACF">
        <w:rPr>
          <w:rFonts w:hint="eastAsia"/>
        </w:rPr>
        <w:t>データベースの機能</w:t>
      </w:r>
      <w:r w:rsidR="005A1698">
        <w:rPr>
          <w:rFonts w:hint="eastAsia"/>
        </w:rPr>
        <w:t>として問題がないことを確認する</w:t>
      </w:r>
      <w:r w:rsidR="005A1698">
        <w:rPr>
          <w:rFonts w:hint="eastAsia"/>
        </w:rPr>
        <w:t>SQL</w:t>
      </w:r>
      <w:r w:rsidR="005A1698">
        <w:rPr>
          <w:rFonts w:hint="eastAsia"/>
        </w:rPr>
        <w:t>試験と、</w:t>
      </w:r>
      <w:r w:rsidR="005A1698">
        <w:rPr>
          <w:rFonts w:hint="eastAsia"/>
        </w:rPr>
        <w:t>Android</w:t>
      </w:r>
      <w:r w:rsidR="005A1698">
        <w:rPr>
          <w:rFonts w:hint="eastAsia"/>
        </w:rPr>
        <w:t>の</w:t>
      </w:r>
      <w:r w:rsidR="005A1698">
        <w:rPr>
          <w:rFonts w:hint="eastAsia"/>
        </w:rPr>
        <w:t>SQLite</w:t>
      </w:r>
      <w:r w:rsidR="005A1698">
        <w:rPr>
          <w:rFonts w:hint="eastAsia"/>
        </w:rPr>
        <w:t>の</w:t>
      </w:r>
      <w:r w:rsidR="005A1698">
        <w:rPr>
          <w:rFonts w:hint="eastAsia"/>
        </w:rPr>
        <w:t>API</w:t>
      </w:r>
      <w:r w:rsidR="005A1698">
        <w:rPr>
          <w:rFonts w:hint="eastAsia"/>
        </w:rPr>
        <w:t>として問題がないことを確認する</w:t>
      </w:r>
      <w:r w:rsidR="005A1698">
        <w:rPr>
          <w:rFonts w:hint="eastAsia"/>
        </w:rPr>
        <w:t>Java</w:t>
      </w:r>
      <w:r w:rsidR="007A3B74">
        <w:rPr>
          <w:rFonts w:hint="eastAsia"/>
        </w:rPr>
        <w:t xml:space="preserve"> </w:t>
      </w:r>
      <w:r w:rsidR="005A1698">
        <w:rPr>
          <w:rFonts w:hint="eastAsia"/>
        </w:rPr>
        <w:t>API</w:t>
      </w:r>
      <w:r w:rsidR="005A1698">
        <w:rPr>
          <w:rFonts w:hint="eastAsia"/>
        </w:rPr>
        <w:t>試験に分かれます。</w:t>
      </w:r>
    </w:p>
    <w:p w14:paraId="27BABA82" w14:textId="77777777" w:rsidR="00A91010" w:rsidRDefault="005A1698" w:rsidP="00A91010">
      <w:pPr>
        <w:ind w:firstLineChars="100" w:firstLine="210"/>
      </w:pPr>
      <w:r>
        <w:rPr>
          <w:rFonts w:hint="eastAsia"/>
        </w:rPr>
        <w:t>SQL</w:t>
      </w:r>
      <w:r>
        <w:rPr>
          <w:rFonts w:hint="eastAsia"/>
        </w:rPr>
        <w:t>試験は、</w:t>
      </w:r>
      <w:r>
        <w:rPr>
          <w:rFonts w:hint="eastAsia"/>
        </w:rPr>
        <w:t>SQLite</w:t>
      </w:r>
      <w:r>
        <w:rPr>
          <w:rFonts w:hint="eastAsia"/>
        </w:rPr>
        <w:t>の試験アプリを</w:t>
      </w:r>
      <w:r>
        <w:rPr>
          <w:rFonts w:hint="eastAsia"/>
        </w:rPr>
        <w:t>Android Java</w:t>
      </w:r>
      <w:r>
        <w:rPr>
          <w:rFonts w:hint="eastAsia"/>
        </w:rPr>
        <w:t>に移植したものになります。</w:t>
      </w:r>
    </w:p>
    <w:p w14:paraId="4191CAD1" w14:textId="77777777" w:rsidR="005A1698" w:rsidRDefault="005A1698" w:rsidP="00A91010">
      <w:pPr>
        <w:ind w:firstLineChars="100" w:firstLine="210"/>
      </w:pPr>
      <w:r>
        <w:rPr>
          <w:rFonts w:hint="eastAsia"/>
        </w:rPr>
        <w:t>Java</w:t>
      </w:r>
      <w:r w:rsidR="007A3B74">
        <w:rPr>
          <w:rFonts w:hint="eastAsia"/>
        </w:rPr>
        <w:t xml:space="preserve"> </w:t>
      </w:r>
      <w:r>
        <w:rPr>
          <w:rFonts w:hint="eastAsia"/>
        </w:rPr>
        <w:t>API</w:t>
      </w:r>
      <w:r>
        <w:rPr>
          <w:rFonts w:hint="eastAsia"/>
        </w:rPr>
        <w:t>試験は、</w:t>
      </w:r>
      <w:r>
        <w:rPr>
          <w:rFonts w:hint="eastAsia"/>
        </w:rPr>
        <w:t>CTS(Compatibility Test Suite)</w:t>
      </w:r>
      <w:r w:rsidR="00A46111">
        <w:rPr>
          <w:rStyle w:val="FootnoteReference"/>
        </w:rPr>
        <w:footnoteReference w:id="1"/>
      </w:r>
      <w:r>
        <w:rPr>
          <w:rFonts w:hint="eastAsia"/>
        </w:rPr>
        <w:t>のうち、</w:t>
      </w:r>
      <w:r w:rsidR="00FE3D72">
        <w:rPr>
          <w:rFonts w:hint="eastAsia"/>
        </w:rPr>
        <w:t>android.datab</w:t>
      </w:r>
      <w:r>
        <w:rPr>
          <w:rFonts w:hint="eastAsia"/>
        </w:rPr>
        <w:t>ase</w:t>
      </w:r>
      <w:r>
        <w:rPr>
          <w:rFonts w:hint="eastAsia"/>
        </w:rPr>
        <w:t>パッケージを試験するアプリと、</w:t>
      </w:r>
      <w:r>
        <w:rPr>
          <w:rFonts w:hint="eastAsia"/>
        </w:rPr>
        <w:t>android.database.sqlite</w:t>
      </w:r>
      <w:r>
        <w:rPr>
          <w:rFonts w:hint="eastAsia"/>
        </w:rPr>
        <w:t>パッケージを試験するアプリとを</w:t>
      </w:r>
      <w:r>
        <w:rPr>
          <w:rFonts w:hint="eastAsia"/>
        </w:rPr>
        <w:t>CrypgetSQL</w:t>
      </w:r>
      <w:r>
        <w:rPr>
          <w:rFonts w:hint="eastAsia"/>
        </w:rPr>
        <w:t>を試験するように修正したものです。</w:t>
      </w:r>
    </w:p>
    <w:p w14:paraId="111E999B" w14:textId="77777777" w:rsidR="005A1698" w:rsidRDefault="005A1698" w:rsidP="005A1698"/>
    <w:p w14:paraId="5DF79571" w14:textId="77777777" w:rsidR="005A1698" w:rsidRDefault="005A1698" w:rsidP="006461C9">
      <w:pPr>
        <w:pStyle w:val="Heading3"/>
        <w:numPr>
          <w:ilvl w:val="2"/>
          <w:numId w:val="7"/>
        </w:numPr>
        <w:ind w:leftChars="0"/>
      </w:pPr>
      <w:bookmarkStart w:id="2" w:name="_Ref417549981"/>
      <w:bookmarkStart w:id="3" w:name="_Ref417549989"/>
      <w:r>
        <w:rPr>
          <w:rFonts w:hint="eastAsia"/>
        </w:rPr>
        <w:t>メモリリーク試験</w:t>
      </w:r>
      <w:bookmarkEnd w:id="2"/>
      <w:bookmarkEnd w:id="3"/>
    </w:p>
    <w:p w14:paraId="7E2CEA7C" w14:textId="77777777" w:rsidR="005A1698" w:rsidRDefault="005A1698" w:rsidP="00A91010">
      <w:pPr>
        <w:ind w:firstLineChars="100" w:firstLine="210"/>
      </w:pPr>
      <w:r>
        <w:rPr>
          <w:rFonts w:hint="eastAsia"/>
        </w:rPr>
        <w:t>CrypgetSQL</w:t>
      </w:r>
      <w:r>
        <w:rPr>
          <w:rFonts w:hint="eastAsia"/>
        </w:rPr>
        <w:t>を</w:t>
      </w:r>
      <w:r w:rsidR="00CF4265">
        <w:rPr>
          <w:rFonts w:hint="eastAsia"/>
        </w:rPr>
        <w:t>長時間</w:t>
      </w:r>
      <w:r>
        <w:rPr>
          <w:rFonts w:hint="eastAsia"/>
        </w:rPr>
        <w:t>利用してもメモリ使用量が増加傾向にないことを確認します。ヒートラン試験を兼ねています。</w:t>
      </w:r>
    </w:p>
    <w:p w14:paraId="1C2CA078" w14:textId="77777777" w:rsidR="005A1698" w:rsidRDefault="005A1698" w:rsidP="00095D25"/>
    <w:p w14:paraId="7714D429" w14:textId="77777777" w:rsidR="005A1698" w:rsidRDefault="005A1698" w:rsidP="006461C9">
      <w:pPr>
        <w:pStyle w:val="Heading3"/>
        <w:numPr>
          <w:ilvl w:val="2"/>
          <w:numId w:val="7"/>
        </w:numPr>
        <w:ind w:leftChars="0"/>
      </w:pPr>
      <w:r>
        <w:rPr>
          <w:rFonts w:hint="eastAsia"/>
        </w:rPr>
        <w:t>性能試験</w:t>
      </w:r>
    </w:p>
    <w:p w14:paraId="751C2E6A" w14:textId="77777777" w:rsidR="005A1698" w:rsidRDefault="002331B5" w:rsidP="002331B5">
      <w:r>
        <w:rPr>
          <w:rFonts w:hint="eastAsia"/>
        </w:rPr>
        <w:t xml:space="preserve">　</w:t>
      </w:r>
      <w:r w:rsidR="005B7CA8">
        <w:rPr>
          <w:rFonts w:hint="eastAsia"/>
        </w:rPr>
        <w:t>CrypgetSQL</w:t>
      </w:r>
      <w:r w:rsidR="005B7CA8">
        <w:rPr>
          <w:rFonts w:hint="eastAsia"/>
        </w:rPr>
        <w:t>の性能を測定します。</w:t>
      </w:r>
    </w:p>
    <w:p w14:paraId="552D8CB8" w14:textId="77777777" w:rsidR="005A1698" w:rsidRPr="000B59E2" w:rsidRDefault="005A1698" w:rsidP="002331B5"/>
    <w:p w14:paraId="4F7C648E" w14:textId="77777777" w:rsidR="005A1698" w:rsidRDefault="005A1698" w:rsidP="006461C9">
      <w:pPr>
        <w:pStyle w:val="Heading3"/>
        <w:numPr>
          <w:ilvl w:val="2"/>
          <w:numId w:val="7"/>
        </w:numPr>
        <w:ind w:leftChars="0"/>
      </w:pPr>
      <w:r>
        <w:rPr>
          <w:rFonts w:hint="eastAsia"/>
        </w:rPr>
        <w:t>マルチスレッド試験</w:t>
      </w:r>
    </w:p>
    <w:p w14:paraId="722A8322" w14:textId="7A1E3AE9" w:rsidR="005A1698" w:rsidRDefault="00BD113E" w:rsidP="004932C5">
      <w:pPr>
        <w:ind w:firstLineChars="100" w:firstLine="210"/>
      </w:pPr>
      <w:r>
        <w:rPr>
          <w:rFonts w:hint="eastAsia"/>
        </w:rPr>
        <w:t>複数のスレッドから</w:t>
      </w:r>
      <w:r w:rsidR="005A1698">
        <w:rPr>
          <w:rFonts w:hint="eastAsia"/>
        </w:rPr>
        <w:t>CrypgetSQL</w:t>
      </w:r>
      <w:r w:rsidR="00E0595C">
        <w:rPr>
          <w:rFonts w:hint="eastAsia"/>
        </w:rPr>
        <w:t>を利用できる</w:t>
      </w:r>
      <w:r w:rsidR="005A1698">
        <w:rPr>
          <w:rFonts w:hint="eastAsia"/>
        </w:rPr>
        <w:t>ことを確認します。</w:t>
      </w:r>
    </w:p>
    <w:p w14:paraId="63F5B09A" w14:textId="77777777" w:rsidR="005A1698" w:rsidRPr="00D71F6E" w:rsidRDefault="005A1698" w:rsidP="002331B5"/>
    <w:p w14:paraId="6384EA85" w14:textId="77777777" w:rsidR="005A1698" w:rsidRDefault="005A1698" w:rsidP="005A1698">
      <w:pPr>
        <w:pStyle w:val="Heading3"/>
        <w:numPr>
          <w:ilvl w:val="2"/>
          <w:numId w:val="7"/>
        </w:numPr>
        <w:ind w:leftChars="0"/>
      </w:pPr>
      <w:r>
        <w:rPr>
          <w:rFonts w:hint="eastAsia"/>
        </w:rPr>
        <w:t>結合試験</w:t>
      </w:r>
    </w:p>
    <w:p w14:paraId="7D25E3B4" w14:textId="737D1903" w:rsidR="00A91010" w:rsidRPr="00A91010" w:rsidRDefault="00256F80" w:rsidP="002471A2">
      <w:pPr>
        <w:ind w:firstLineChars="100" w:firstLine="210"/>
      </w:pPr>
      <w:r>
        <w:rPr>
          <w:rFonts w:hint="eastAsia"/>
        </w:rPr>
        <w:t>実アプリケーションから利用できる</w:t>
      </w:r>
      <w:r w:rsidR="00773112">
        <w:rPr>
          <w:rFonts w:hint="eastAsia"/>
        </w:rPr>
        <w:t>こと</w:t>
      </w:r>
      <w:r w:rsidR="00320C78">
        <w:rPr>
          <w:rFonts w:hint="eastAsia"/>
        </w:rPr>
        <w:t>を確認する</w:t>
      </w:r>
      <w:r w:rsidR="00773112">
        <w:rPr>
          <w:rFonts w:hint="eastAsia"/>
        </w:rPr>
        <w:t>試験や、あるアプリケーションで保存したデータを、別のアプリケーションから読み取れないことを確認する試験、ある端末</w:t>
      </w:r>
      <w:r w:rsidR="00773112">
        <w:rPr>
          <w:rFonts w:hint="eastAsia"/>
        </w:rPr>
        <w:lastRenderedPageBreak/>
        <w:t>で保存したデータを別の端末で読み込めないことを確認する試験、など</w:t>
      </w:r>
      <w:r w:rsidR="00530E13">
        <w:rPr>
          <w:rFonts w:hint="eastAsia"/>
        </w:rPr>
        <w:t>があり</w:t>
      </w:r>
      <w:r w:rsidR="00320C78">
        <w:rPr>
          <w:rFonts w:hint="eastAsia"/>
        </w:rPr>
        <w:t>ます。</w:t>
      </w:r>
      <w:r w:rsidR="00530E13">
        <w:rPr>
          <w:rFonts w:hint="eastAsia"/>
        </w:rPr>
        <w:t>試験アプリケーションが複数あり、また手順が複雑になっています。</w:t>
      </w:r>
    </w:p>
    <w:p w14:paraId="319D661B" w14:textId="77777777" w:rsidR="005A1698" w:rsidRDefault="005A1698" w:rsidP="005A1698"/>
    <w:p w14:paraId="3F0CDDF7" w14:textId="28DA7EE0" w:rsidR="000939AF" w:rsidRDefault="000939AF" w:rsidP="000939AF">
      <w:pPr>
        <w:pStyle w:val="Heading3"/>
        <w:numPr>
          <w:ilvl w:val="2"/>
          <w:numId w:val="7"/>
        </w:numPr>
        <w:ind w:leftChars="0"/>
      </w:pPr>
      <w:r>
        <w:rPr>
          <w:rFonts w:hint="eastAsia"/>
        </w:rPr>
        <w:t>移行試験</w:t>
      </w:r>
    </w:p>
    <w:p w14:paraId="7E62DB11" w14:textId="21358513" w:rsidR="00383C4C" w:rsidRDefault="00A2421F" w:rsidP="005A1698">
      <w:r>
        <w:rPr>
          <w:rFonts w:hint="eastAsia"/>
        </w:rPr>
        <w:t xml:space="preserve">　</w:t>
      </w:r>
      <w:r>
        <w:rPr>
          <w:rFonts w:hint="eastAsia"/>
        </w:rPr>
        <w:t>CrypgetSQL</w:t>
      </w:r>
      <w:r w:rsidR="008A4C00">
        <w:rPr>
          <w:rFonts w:hint="eastAsia"/>
        </w:rPr>
        <w:t>を</w:t>
      </w:r>
      <w:r>
        <w:rPr>
          <w:rFonts w:hint="eastAsia"/>
        </w:rPr>
        <w:t>旧バージョンから新バージョンに変えても、</w:t>
      </w:r>
      <w:r w:rsidR="00CB09C7">
        <w:rPr>
          <w:rFonts w:hint="eastAsia"/>
        </w:rPr>
        <w:t>作成したデータベースファイルを継続利用できることを確認します。</w:t>
      </w:r>
    </w:p>
    <w:p w14:paraId="68E7F932" w14:textId="77777777" w:rsidR="000939AF" w:rsidRDefault="000939AF" w:rsidP="005A1698"/>
    <w:p w14:paraId="53FFFC6C" w14:textId="77777777" w:rsidR="002F666B" w:rsidRDefault="002F666B" w:rsidP="005A1698"/>
    <w:p w14:paraId="317B2366" w14:textId="77777777" w:rsidR="005A1698" w:rsidRPr="005A1698" w:rsidRDefault="005A1698" w:rsidP="005A1698">
      <w:pPr>
        <w:pStyle w:val="Heading2"/>
        <w:numPr>
          <w:ilvl w:val="1"/>
          <w:numId w:val="7"/>
        </w:numPr>
      </w:pPr>
      <w:r>
        <w:rPr>
          <w:rFonts w:hint="eastAsia"/>
        </w:rPr>
        <w:t>試験アプリ</w:t>
      </w:r>
      <w:r w:rsidR="00501700">
        <w:rPr>
          <w:rFonts w:hint="eastAsia"/>
        </w:rPr>
        <w:t>概要</w:t>
      </w:r>
    </w:p>
    <w:p w14:paraId="5C09BC39" w14:textId="478B9720" w:rsidR="001D191E" w:rsidRDefault="00264DEF" w:rsidP="005A1698">
      <w:r>
        <w:rPr>
          <w:rFonts w:hint="eastAsia"/>
        </w:rPr>
        <w:t>本項では、試験アプリをまとめたアーカイブの</w:t>
      </w:r>
      <w:r w:rsidR="00D02940">
        <w:rPr>
          <w:rFonts w:hint="eastAsia"/>
        </w:rPr>
        <w:t>説明を記載します。</w:t>
      </w:r>
    </w:p>
    <w:p w14:paraId="1E109F34" w14:textId="77777777" w:rsidR="00264DEF" w:rsidRDefault="00264DEF" w:rsidP="005A1698"/>
    <w:p w14:paraId="7C86AB13" w14:textId="77777777" w:rsidR="00481607" w:rsidRDefault="00481607" w:rsidP="00481607">
      <w:pPr>
        <w:pStyle w:val="Heading3"/>
        <w:numPr>
          <w:ilvl w:val="2"/>
          <w:numId w:val="7"/>
        </w:numPr>
        <w:ind w:leftChars="0"/>
      </w:pPr>
      <w:r>
        <w:rPr>
          <w:rFonts w:hint="eastAsia"/>
        </w:rPr>
        <w:t>全体像</w:t>
      </w:r>
    </w:p>
    <w:p w14:paraId="555DE5F9" w14:textId="75AA3C52" w:rsidR="00481607" w:rsidRDefault="00D02940" w:rsidP="005A1698">
      <w:r>
        <w:rPr>
          <w:rFonts w:hint="eastAsia"/>
        </w:rPr>
        <w:t>アーカイブの全体像は、</w:t>
      </w:r>
      <w:r>
        <w:fldChar w:fldCharType="begin"/>
      </w:r>
      <w:r>
        <w:instrText xml:space="preserve"> </w:instrText>
      </w:r>
      <w:r>
        <w:rPr>
          <w:rFonts w:hint="eastAsia"/>
        </w:rPr>
        <w:instrText>REF _Ref416791601 \h</w:instrText>
      </w:r>
      <w:r>
        <w:instrText xml:space="preserve"> </w:instrText>
      </w:r>
      <w:r>
        <w:fldChar w:fldCharType="separate"/>
      </w:r>
      <w:r w:rsidR="00184145">
        <w:rPr>
          <w:rFonts w:hint="eastAsia"/>
        </w:rPr>
        <w:t>表</w:t>
      </w:r>
      <w:r w:rsidR="00184145">
        <w:rPr>
          <w:rFonts w:hint="eastAsia"/>
        </w:rPr>
        <w:t xml:space="preserve"> </w:t>
      </w:r>
      <w:r w:rsidR="00184145">
        <w:rPr>
          <w:noProof/>
        </w:rPr>
        <w:t>1</w:t>
      </w:r>
      <w:r w:rsidR="00184145">
        <w:noBreakHyphen/>
      </w:r>
      <w:r w:rsidR="00184145">
        <w:rPr>
          <w:noProof/>
        </w:rPr>
        <w:t>1</w:t>
      </w:r>
      <w:r>
        <w:fldChar w:fldCharType="end"/>
      </w:r>
      <w:r>
        <w:rPr>
          <w:rFonts w:hint="eastAsia"/>
        </w:rPr>
        <w:t>の通りです。</w:t>
      </w:r>
    </w:p>
    <w:p w14:paraId="18A2922F" w14:textId="77777777" w:rsidR="00D02940" w:rsidRDefault="00D02940" w:rsidP="005A1698"/>
    <w:p w14:paraId="0E4C54DB" w14:textId="7347775D" w:rsidR="00697764" w:rsidDel="00D5233B" w:rsidRDefault="00697764">
      <w:pPr>
        <w:pStyle w:val="Caption"/>
        <w:keepNext/>
        <w:jc w:val="center"/>
        <w:rPr>
          <w:del w:id="4" w:author="lhc1990" w:date="2016-05-19T14:06:00Z"/>
        </w:rPr>
      </w:pPr>
      <w:bookmarkStart w:id="5" w:name="_Ref416791601"/>
      <w:del w:id="6" w:author="lhc1990" w:date="2016-05-19T14:06:00Z">
        <w:r w:rsidDel="00D5233B">
          <w:rPr>
            <w:rFonts w:hint="eastAsia"/>
          </w:rPr>
          <w:delText>表</w:delText>
        </w:r>
        <w:r w:rsidDel="00D5233B">
          <w:rPr>
            <w:rFonts w:hint="eastAsia"/>
          </w:rPr>
          <w:delText xml:space="preserve"> </w:delText>
        </w:r>
        <w:r w:rsidR="007A1F9F" w:rsidDel="00D5233B">
          <w:rPr>
            <w:b w:val="0"/>
            <w:bCs w:val="0"/>
          </w:rPr>
          <w:fldChar w:fldCharType="begin"/>
        </w:r>
        <w:r w:rsidR="007A1F9F" w:rsidDel="00D5233B">
          <w:delInstrText xml:space="preserve"> </w:delInstrText>
        </w:r>
        <w:r w:rsidR="007A1F9F" w:rsidDel="00D5233B">
          <w:rPr>
            <w:rFonts w:hint="eastAsia"/>
          </w:rPr>
          <w:delInstrText>STYLEREF 1 \s</w:delInstrText>
        </w:r>
        <w:r w:rsidR="007A1F9F" w:rsidDel="00D5233B">
          <w:delInstrText xml:space="preserve"> </w:delInstrText>
        </w:r>
        <w:r w:rsidR="007A1F9F" w:rsidDel="00D5233B">
          <w:rPr>
            <w:b w:val="0"/>
            <w:bCs w:val="0"/>
          </w:rPr>
          <w:fldChar w:fldCharType="separate"/>
        </w:r>
        <w:r w:rsidR="00184145" w:rsidDel="00D5233B">
          <w:rPr>
            <w:noProof/>
          </w:rPr>
          <w:delText>1</w:delText>
        </w:r>
        <w:r w:rsidR="007A1F9F" w:rsidDel="00D5233B">
          <w:rPr>
            <w:b w:val="0"/>
            <w:bCs w:val="0"/>
          </w:rPr>
          <w:fldChar w:fldCharType="end"/>
        </w:r>
        <w:r w:rsidR="007A1F9F" w:rsidDel="00D5233B">
          <w:noBreakHyphen/>
        </w:r>
        <w:r w:rsidR="007A1F9F" w:rsidDel="00D5233B">
          <w:rPr>
            <w:b w:val="0"/>
            <w:bCs w:val="0"/>
          </w:rPr>
          <w:fldChar w:fldCharType="begin"/>
        </w:r>
        <w:r w:rsidR="007A1F9F" w:rsidDel="00D5233B">
          <w:delInstrText xml:space="preserve"> </w:delInstrText>
        </w:r>
        <w:r w:rsidR="007A1F9F" w:rsidDel="00D5233B">
          <w:rPr>
            <w:rFonts w:hint="eastAsia"/>
          </w:rPr>
          <w:delInstrText xml:space="preserve">SEQ </w:delInstrText>
        </w:r>
        <w:r w:rsidR="007A1F9F" w:rsidDel="00D5233B">
          <w:rPr>
            <w:rFonts w:hint="eastAsia"/>
          </w:rPr>
          <w:delInstrText>表</w:delInstrText>
        </w:r>
        <w:r w:rsidR="007A1F9F" w:rsidDel="00D5233B">
          <w:rPr>
            <w:rFonts w:hint="eastAsia"/>
          </w:rPr>
          <w:delInstrText xml:space="preserve"> \* ARABIC \s 1</w:delInstrText>
        </w:r>
        <w:r w:rsidR="007A1F9F" w:rsidDel="00D5233B">
          <w:delInstrText xml:space="preserve"> </w:delInstrText>
        </w:r>
        <w:r w:rsidR="007A1F9F" w:rsidDel="00D5233B">
          <w:rPr>
            <w:b w:val="0"/>
            <w:bCs w:val="0"/>
          </w:rPr>
          <w:fldChar w:fldCharType="separate"/>
        </w:r>
        <w:r w:rsidR="00184145" w:rsidDel="00D5233B">
          <w:rPr>
            <w:noProof/>
          </w:rPr>
          <w:delText>1</w:delText>
        </w:r>
        <w:r w:rsidR="007A1F9F" w:rsidDel="00D5233B">
          <w:rPr>
            <w:b w:val="0"/>
            <w:bCs w:val="0"/>
          </w:rPr>
          <w:fldChar w:fldCharType="end"/>
        </w:r>
        <w:bookmarkEnd w:id="5"/>
        <w:r w:rsidDel="00D5233B">
          <w:rPr>
            <w:rFonts w:hint="eastAsia"/>
          </w:rPr>
          <w:delText xml:space="preserve"> </w:delText>
        </w:r>
        <w:r w:rsidDel="00D5233B">
          <w:rPr>
            <w:rFonts w:hint="eastAsia"/>
          </w:rPr>
          <w:delText>試験アプリの全体像</w:delText>
        </w:r>
      </w:del>
    </w:p>
    <w:tbl>
      <w:tblPr>
        <w:tblStyle w:val="TableGrid"/>
        <w:tblW w:w="0" w:type="auto"/>
        <w:tblLook w:val="04A0" w:firstRow="1" w:lastRow="0" w:firstColumn="1" w:lastColumn="0" w:noHBand="0" w:noVBand="1"/>
      </w:tblPr>
      <w:tblGrid>
        <w:gridCol w:w="8702"/>
      </w:tblGrid>
      <w:tr w:rsidR="00481607" w:rsidDel="00D5233B" w14:paraId="1D28B54C" w14:textId="6B99CA2D" w:rsidTr="00481607">
        <w:trPr>
          <w:del w:id="7" w:author="lhc1990" w:date="2016-05-19T14:06:00Z"/>
        </w:trPr>
        <w:tc>
          <w:tcPr>
            <w:tcW w:w="8702" w:type="dxa"/>
          </w:tcPr>
          <w:p w14:paraId="21600F68" w14:textId="0144EAE8" w:rsidR="00481607" w:rsidDel="00D5233B" w:rsidRDefault="00481607">
            <w:pPr>
              <w:keepNext/>
              <w:jc w:val="center"/>
              <w:rPr>
                <w:del w:id="8" w:author="lhc1990" w:date="2016-05-19T14:06:00Z"/>
              </w:rPr>
              <w:pPrChange w:id="9" w:author="lhc1990" w:date="2016-05-19T14:06:00Z">
                <w:pPr/>
              </w:pPrChange>
            </w:pPr>
            <w:del w:id="10" w:author="lhc1990" w:date="2016-05-19T14:06:00Z">
              <w:r w:rsidDel="00D5233B">
                <w:rPr>
                  <w:rFonts w:hint="eastAsia"/>
                </w:rPr>
                <w:delText>CrypgetSQLTest</w:delText>
              </w:r>
            </w:del>
          </w:p>
          <w:p w14:paraId="57C629F3" w14:textId="6437A42F" w:rsidR="00D02940" w:rsidDel="00D5233B" w:rsidRDefault="00D02940">
            <w:pPr>
              <w:keepNext/>
              <w:jc w:val="center"/>
              <w:rPr>
                <w:del w:id="11" w:author="lhc1990" w:date="2016-05-19T14:06:00Z"/>
              </w:rPr>
              <w:pPrChange w:id="12" w:author="lhc1990" w:date="2016-05-19T14:06:00Z">
                <w:pPr/>
              </w:pPrChange>
            </w:pPr>
            <w:del w:id="13" w:author="lhc1990" w:date="2016-05-19T14:06:00Z">
              <w:r w:rsidDel="00D5233B">
                <w:rPr>
                  <w:rFonts w:hint="eastAsia"/>
                </w:rPr>
                <w:delText xml:space="preserve">  |  CrypgetSQL</w:delText>
              </w:r>
              <w:r w:rsidDel="00D5233B">
                <w:rPr>
                  <w:rFonts w:hint="eastAsia"/>
                </w:rPr>
                <w:delText>試験手順</w:delText>
              </w:r>
              <w:r w:rsidDel="00D5233B">
                <w:rPr>
                  <w:rFonts w:hint="eastAsia"/>
                </w:rPr>
                <w:delText>.docx</w:delText>
              </w:r>
              <w:r w:rsidDel="00D5233B">
                <w:rPr>
                  <w:rFonts w:hint="eastAsia"/>
                </w:rPr>
                <w:delText>：本書</w:delText>
              </w:r>
            </w:del>
          </w:p>
          <w:p w14:paraId="7D3BC4F2" w14:textId="0807D806" w:rsidR="00481607" w:rsidDel="00D5233B" w:rsidRDefault="00481607">
            <w:pPr>
              <w:keepNext/>
              <w:jc w:val="center"/>
              <w:rPr>
                <w:del w:id="14" w:author="lhc1990" w:date="2016-05-19T14:06:00Z"/>
              </w:rPr>
              <w:pPrChange w:id="15" w:author="lhc1990" w:date="2016-05-19T14:06:00Z">
                <w:pPr/>
              </w:pPrChange>
            </w:pPr>
            <w:del w:id="16" w:author="lhc1990" w:date="2016-05-19T14:06:00Z">
              <w:r w:rsidDel="00D5233B">
                <w:rPr>
                  <w:rFonts w:hint="eastAsia"/>
                </w:rPr>
                <w:delText xml:space="preserve">  + V1.1</w:delText>
              </w:r>
            </w:del>
          </w:p>
          <w:p w14:paraId="78FF72A5" w14:textId="35925E83" w:rsidR="00481607" w:rsidDel="00D5233B" w:rsidRDefault="00481607">
            <w:pPr>
              <w:keepNext/>
              <w:ind w:left="735" w:hangingChars="350" w:hanging="735"/>
              <w:jc w:val="center"/>
              <w:rPr>
                <w:del w:id="17" w:author="lhc1990" w:date="2016-05-19T14:06:00Z"/>
              </w:rPr>
              <w:pPrChange w:id="18" w:author="lhc1990" w:date="2016-05-19T14:06:00Z">
                <w:pPr>
                  <w:ind w:left="735" w:hangingChars="350" w:hanging="735"/>
                </w:pPr>
              </w:pPrChange>
            </w:pPr>
            <w:del w:id="19" w:author="lhc1990" w:date="2016-05-19T14:06:00Z">
              <w:r w:rsidDel="00D5233B">
                <w:rPr>
                  <w:rFonts w:hint="eastAsia"/>
                </w:rPr>
                <w:delText xml:space="preserve">  |  + app</w:delText>
              </w:r>
            </w:del>
          </w:p>
          <w:p w14:paraId="7ADE1228" w14:textId="2BE65E58" w:rsidR="00481607" w:rsidDel="00D5233B" w:rsidRDefault="00481607">
            <w:pPr>
              <w:keepNext/>
              <w:ind w:leftChars="100" w:left="735" w:hangingChars="250" w:hanging="525"/>
              <w:jc w:val="center"/>
              <w:rPr>
                <w:del w:id="20" w:author="lhc1990" w:date="2016-05-19T14:06:00Z"/>
              </w:rPr>
              <w:pPrChange w:id="21" w:author="lhc1990" w:date="2016-05-19T14:06:00Z">
                <w:pPr>
                  <w:ind w:leftChars="100" w:left="735" w:hangingChars="250" w:hanging="525"/>
                </w:pPr>
              </w:pPrChange>
            </w:pPr>
            <w:del w:id="22" w:author="lhc1990" w:date="2016-05-19T14:06:00Z">
              <w:r w:rsidDel="00D5233B">
                <w:rPr>
                  <w:rFonts w:hint="eastAsia"/>
                </w:rPr>
                <w:delText xml:space="preserve">|  |  unit_test              </w:delText>
              </w:r>
              <w:r w:rsidDel="00D5233B">
                <w:rPr>
                  <w:rFonts w:hint="eastAsia"/>
                </w:rPr>
                <w:delText>：</w:delText>
              </w:r>
              <w:r w:rsidR="00A7670C" w:rsidDel="00D5233B">
                <w:rPr>
                  <w:rFonts w:hint="eastAsia"/>
                </w:rPr>
                <w:delText>単体試験アプリ</w:delText>
              </w:r>
              <w:r w:rsidR="00180684" w:rsidDel="00D5233B">
                <w:rPr>
                  <w:rFonts w:hint="eastAsia"/>
                </w:rPr>
                <w:delText>群</w:delText>
              </w:r>
              <w:r w:rsidR="00A7670C" w:rsidDel="00D5233B">
                <w:rPr>
                  <w:rFonts w:hint="eastAsia"/>
                </w:rPr>
                <w:delText>です。</w:delText>
              </w:r>
            </w:del>
          </w:p>
          <w:p w14:paraId="346B903A" w14:textId="0A7D3F12" w:rsidR="00481607" w:rsidDel="00D5233B" w:rsidRDefault="00481607">
            <w:pPr>
              <w:keepNext/>
              <w:ind w:leftChars="100" w:left="735" w:hangingChars="250" w:hanging="525"/>
              <w:jc w:val="center"/>
              <w:rPr>
                <w:del w:id="23" w:author="lhc1990" w:date="2016-05-19T14:06:00Z"/>
              </w:rPr>
              <w:pPrChange w:id="24" w:author="lhc1990" w:date="2016-05-19T14:06:00Z">
                <w:pPr>
                  <w:ind w:leftChars="100" w:left="735" w:hangingChars="250" w:hanging="525"/>
                </w:pPr>
              </w:pPrChange>
            </w:pPr>
            <w:del w:id="25" w:author="lhc1990" w:date="2016-05-19T14:06:00Z">
              <w:r w:rsidDel="00D5233B">
                <w:rPr>
                  <w:rFonts w:hint="eastAsia"/>
                </w:rPr>
                <w:delText xml:space="preserve">|  |  integration_test       </w:delText>
              </w:r>
              <w:r w:rsidDel="00D5233B">
                <w:rPr>
                  <w:rFonts w:hint="eastAsia"/>
                </w:rPr>
                <w:delText>：</w:delText>
              </w:r>
              <w:r w:rsidR="00A7670C" w:rsidDel="00D5233B">
                <w:rPr>
                  <w:rFonts w:hint="eastAsia"/>
                </w:rPr>
                <w:delText>結合試験アプリ群を格納しています。</w:delText>
              </w:r>
            </w:del>
          </w:p>
          <w:p w14:paraId="1D88D91D" w14:textId="1351C038" w:rsidR="00481607" w:rsidDel="00D5233B" w:rsidRDefault="00481607">
            <w:pPr>
              <w:keepNext/>
              <w:ind w:leftChars="100" w:left="735" w:hangingChars="250" w:hanging="525"/>
              <w:jc w:val="center"/>
              <w:rPr>
                <w:del w:id="26" w:author="lhc1990" w:date="2016-05-19T14:06:00Z"/>
              </w:rPr>
              <w:pPrChange w:id="27" w:author="lhc1990" w:date="2016-05-19T14:06:00Z">
                <w:pPr>
                  <w:ind w:leftChars="100" w:left="735" w:hangingChars="250" w:hanging="525"/>
                </w:pPr>
              </w:pPrChange>
            </w:pPr>
            <w:del w:id="28" w:author="lhc1990" w:date="2016-05-19T14:06:00Z">
              <w:r w:rsidDel="00D5233B">
                <w:rPr>
                  <w:rFonts w:hint="eastAsia"/>
                </w:rPr>
                <w:delText xml:space="preserve">|  + doc                    </w:delText>
              </w:r>
              <w:r w:rsidDel="00D5233B">
                <w:rPr>
                  <w:rFonts w:hint="eastAsia"/>
                </w:rPr>
                <w:delText>：</w:delText>
              </w:r>
              <w:r w:rsidR="00A7670C" w:rsidDel="00D5233B">
                <w:rPr>
                  <w:rFonts w:hint="eastAsia"/>
                </w:rPr>
                <w:delText>試験仕様書を格納しています。</w:delText>
              </w:r>
            </w:del>
          </w:p>
          <w:p w14:paraId="054F5688" w14:textId="66324D00" w:rsidR="0095097E" w:rsidDel="00D5233B" w:rsidRDefault="0095097E">
            <w:pPr>
              <w:keepNext/>
              <w:ind w:leftChars="100" w:left="735" w:hangingChars="250" w:hanging="525"/>
              <w:jc w:val="center"/>
              <w:rPr>
                <w:del w:id="29" w:author="lhc1990" w:date="2016-05-19T14:06:00Z"/>
              </w:rPr>
              <w:pPrChange w:id="30" w:author="lhc1990" w:date="2016-05-19T14:06:00Z">
                <w:pPr>
                  <w:ind w:leftChars="100" w:left="735" w:hangingChars="250" w:hanging="525"/>
                </w:pPr>
              </w:pPrChange>
            </w:pPr>
            <w:del w:id="31" w:author="lhc1990" w:date="2016-05-19T14:06:00Z">
              <w:r w:rsidDel="00D5233B">
                <w:rPr>
                  <w:rFonts w:hint="eastAsia"/>
                </w:rPr>
                <w:delText xml:space="preserve">|  + modules                : </w:delText>
              </w:r>
              <w:r w:rsidDel="00D5233B">
                <w:rPr>
                  <w:rFonts w:hint="eastAsia"/>
                </w:rPr>
                <w:delText>試験対象のモジュールを格納しています。</w:delText>
              </w:r>
            </w:del>
          </w:p>
          <w:p w14:paraId="25FDF16C" w14:textId="79B870D2" w:rsidR="00481607" w:rsidDel="00D5233B" w:rsidRDefault="00481607">
            <w:pPr>
              <w:keepNext/>
              <w:jc w:val="center"/>
              <w:rPr>
                <w:del w:id="32" w:author="lhc1990" w:date="2016-05-19T14:06:00Z"/>
              </w:rPr>
              <w:pPrChange w:id="33" w:author="lhc1990" w:date="2016-05-19T14:06:00Z">
                <w:pPr/>
              </w:pPrChange>
            </w:pPr>
            <w:del w:id="34" w:author="lhc1990" w:date="2016-05-19T14:06:00Z">
              <w:r w:rsidDel="00D5233B">
                <w:rPr>
                  <w:rFonts w:hint="eastAsia"/>
                </w:rPr>
                <w:delText xml:space="preserve">  + V2</w:delText>
              </w:r>
              <w:r w:rsidR="00E66A40" w:rsidDel="00D5233B">
                <w:rPr>
                  <w:rFonts w:hint="eastAsia"/>
                </w:rPr>
                <w:delText>V3</w:delText>
              </w:r>
            </w:del>
          </w:p>
          <w:p w14:paraId="1A238571" w14:textId="6174917C" w:rsidR="00481607" w:rsidDel="00D5233B" w:rsidRDefault="00481607">
            <w:pPr>
              <w:keepNext/>
              <w:ind w:left="735" w:hangingChars="350" w:hanging="735"/>
              <w:jc w:val="center"/>
              <w:rPr>
                <w:del w:id="35" w:author="lhc1990" w:date="2016-05-19T14:06:00Z"/>
              </w:rPr>
              <w:pPrChange w:id="36" w:author="lhc1990" w:date="2016-05-19T14:06:00Z">
                <w:pPr>
                  <w:ind w:left="735" w:hangingChars="350" w:hanging="735"/>
                </w:pPr>
              </w:pPrChange>
            </w:pPr>
            <w:del w:id="37" w:author="lhc1990" w:date="2016-05-19T14:06:00Z">
              <w:r w:rsidDel="00D5233B">
                <w:rPr>
                  <w:rFonts w:hint="eastAsia"/>
                </w:rPr>
                <w:delText xml:space="preserve">  |  + app</w:delText>
              </w:r>
            </w:del>
          </w:p>
          <w:p w14:paraId="5FC30548" w14:textId="69FA64D2" w:rsidR="00481607" w:rsidDel="00D5233B" w:rsidRDefault="00481607">
            <w:pPr>
              <w:keepNext/>
              <w:ind w:leftChars="100" w:left="735" w:hangingChars="250" w:hanging="525"/>
              <w:jc w:val="center"/>
              <w:rPr>
                <w:del w:id="38" w:author="lhc1990" w:date="2016-05-19T14:06:00Z"/>
              </w:rPr>
              <w:pPrChange w:id="39" w:author="lhc1990" w:date="2016-05-19T14:06:00Z">
                <w:pPr>
                  <w:ind w:leftChars="100" w:left="735" w:hangingChars="250" w:hanging="525"/>
                </w:pPr>
              </w:pPrChange>
            </w:pPr>
            <w:del w:id="40" w:author="lhc1990" w:date="2016-05-19T14:06:00Z">
              <w:r w:rsidDel="00D5233B">
                <w:rPr>
                  <w:rFonts w:hint="eastAsia"/>
                </w:rPr>
                <w:delText xml:space="preserve">|  |  unit_test              </w:delText>
              </w:r>
              <w:r w:rsidDel="00D5233B">
                <w:rPr>
                  <w:rFonts w:hint="eastAsia"/>
                </w:rPr>
                <w:delText>：</w:delText>
              </w:r>
              <w:r w:rsidR="00A7670C" w:rsidDel="00D5233B">
                <w:rPr>
                  <w:rFonts w:hint="eastAsia"/>
                </w:rPr>
                <w:delText>単体試験アプリ</w:delText>
              </w:r>
              <w:r w:rsidR="00180684" w:rsidDel="00D5233B">
                <w:rPr>
                  <w:rFonts w:hint="eastAsia"/>
                </w:rPr>
                <w:delText>群</w:delText>
              </w:r>
              <w:r w:rsidR="00A7670C" w:rsidDel="00D5233B">
                <w:rPr>
                  <w:rFonts w:hint="eastAsia"/>
                </w:rPr>
                <w:delText>です。</w:delText>
              </w:r>
            </w:del>
          </w:p>
          <w:p w14:paraId="57AE9510" w14:textId="66B9CD32" w:rsidR="00481607" w:rsidDel="00D5233B" w:rsidRDefault="00481607">
            <w:pPr>
              <w:keepNext/>
              <w:ind w:leftChars="100" w:left="735" w:hangingChars="250" w:hanging="525"/>
              <w:jc w:val="center"/>
              <w:rPr>
                <w:del w:id="41" w:author="lhc1990" w:date="2016-05-19T14:06:00Z"/>
              </w:rPr>
              <w:pPrChange w:id="42" w:author="lhc1990" w:date="2016-05-19T14:06:00Z">
                <w:pPr>
                  <w:ind w:leftChars="100" w:left="735" w:hangingChars="250" w:hanging="525"/>
                </w:pPr>
              </w:pPrChange>
            </w:pPr>
            <w:del w:id="43" w:author="lhc1990" w:date="2016-05-19T14:06:00Z">
              <w:r w:rsidDel="00D5233B">
                <w:rPr>
                  <w:rFonts w:hint="eastAsia"/>
                </w:rPr>
                <w:delText xml:space="preserve">|  |  integration_test       </w:delText>
              </w:r>
              <w:r w:rsidDel="00D5233B">
                <w:rPr>
                  <w:rFonts w:hint="eastAsia"/>
                </w:rPr>
                <w:delText>：</w:delText>
              </w:r>
              <w:r w:rsidR="00A7670C" w:rsidDel="00D5233B">
                <w:rPr>
                  <w:rFonts w:hint="eastAsia"/>
                </w:rPr>
                <w:delText>結合試験アプリ群を格納しています。</w:delText>
              </w:r>
            </w:del>
          </w:p>
          <w:p w14:paraId="7F4C750E" w14:textId="388DB5EE" w:rsidR="00481607" w:rsidDel="00D5233B" w:rsidRDefault="00481607">
            <w:pPr>
              <w:keepNext/>
              <w:ind w:leftChars="100" w:left="735" w:hangingChars="250" w:hanging="525"/>
              <w:jc w:val="center"/>
              <w:rPr>
                <w:del w:id="44" w:author="lhc1990" w:date="2016-05-19T14:06:00Z"/>
              </w:rPr>
              <w:pPrChange w:id="45" w:author="lhc1990" w:date="2016-05-19T14:06:00Z">
                <w:pPr>
                  <w:ind w:leftChars="100" w:left="735" w:hangingChars="250" w:hanging="525"/>
                </w:pPr>
              </w:pPrChange>
            </w:pPr>
            <w:del w:id="46" w:author="lhc1990" w:date="2016-05-19T14:06:00Z">
              <w:r w:rsidDel="00D5233B">
                <w:rPr>
                  <w:rFonts w:hint="eastAsia"/>
                </w:rPr>
                <w:delText xml:space="preserve">|  + doc                    </w:delText>
              </w:r>
              <w:r w:rsidDel="00D5233B">
                <w:rPr>
                  <w:rFonts w:hint="eastAsia"/>
                </w:rPr>
                <w:delText>：</w:delText>
              </w:r>
              <w:r w:rsidR="00A7670C" w:rsidDel="00D5233B">
                <w:rPr>
                  <w:rFonts w:hint="eastAsia"/>
                </w:rPr>
                <w:delText>試験仕様書を格納しています。</w:delText>
              </w:r>
            </w:del>
          </w:p>
          <w:p w14:paraId="5F9974F5" w14:textId="68143DF5" w:rsidR="00816DE4" w:rsidDel="00D5233B" w:rsidRDefault="00816DE4">
            <w:pPr>
              <w:keepNext/>
              <w:ind w:leftChars="100" w:left="735" w:hangingChars="250" w:hanging="525"/>
              <w:jc w:val="center"/>
              <w:rPr>
                <w:del w:id="47" w:author="lhc1990" w:date="2016-05-19T14:06:00Z"/>
              </w:rPr>
              <w:pPrChange w:id="48" w:author="lhc1990" w:date="2016-05-19T14:06:00Z">
                <w:pPr>
                  <w:ind w:leftChars="100" w:left="735" w:hangingChars="250" w:hanging="525"/>
                </w:pPr>
              </w:pPrChange>
            </w:pPr>
            <w:del w:id="49" w:author="lhc1990" w:date="2016-05-19T14:06:00Z">
              <w:r w:rsidDel="00D5233B">
                <w:rPr>
                  <w:rFonts w:hint="eastAsia"/>
                </w:rPr>
                <w:delText xml:space="preserve">|  + modules                : </w:delText>
              </w:r>
              <w:r w:rsidDel="00D5233B">
                <w:rPr>
                  <w:rFonts w:hint="eastAsia"/>
                </w:rPr>
                <w:delText>試験対象のモジュールを格納しています。</w:delText>
              </w:r>
            </w:del>
          </w:p>
        </w:tc>
      </w:tr>
    </w:tbl>
    <w:p w14:paraId="3DBFD35D" w14:textId="5E92567B" w:rsidR="00481607" w:rsidDel="00D5233B" w:rsidRDefault="00267389">
      <w:pPr>
        <w:keepNext/>
        <w:jc w:val="center"/>
        <w:rPr>
          <w:del w:id="50" w:author="lhc1990" w:date="2016-05-19T14:06:00Z"/>
        </w:rPr>
        <w:pPrChange w:id="51" w:author="lhc1990" w:date="2016-05-19T14:06:00Z">
          <w:pPr/>
        </w:pPrChange>
      </w:pPr>
      <w:del w:id="52" w:author="lhc1990" w:date="2016-05-19T14:06:00Z">
        <w:r w:rsidDel="00D5233B">
          <w:rPr>
            <w:rFonts w:hint="eastAsia"/>
          </w:rPr>
          <w:delText>※</w:delText>
        </w:r>
        <w:r w:rsidDel="00D5233B">
          <w:rPr>
            <w:rFonts w:hint="eastAsia"/>
          </w:rPr>
          <w:delText xml:space="preserve"> V1.1</w:delText>
        </w:r>
        <w:r w:rsidR="00816DE4" w:rsidDel="00D5233B">
          <w:rPr>
            <w:rFonts w:hint="eastAsia"/>
          </w:rPr>
          <w:delText>は同梱していない場合があります。</w:delText>
        </w:r>
      </w:del>
    </w:p>
    <w:p w14:paraId="17F0A403" w14:textId="51BA9532" w:rsidR="00816DE4" w:rsidDel="00D5233B" w:rsidRDefault="00816DE4">
      <w:pPr>
        <w:keepNext/>
        <w:jc w:val="center"/>
        <w:rPr>
          <w:del w:id="53" w:author="lhc1990" w:date="2016-05-19T14:06:00Z"/>
        </w:rPr>
        <w:pPrChange w:id="54" w:author="lhc1990" w:date="2016-05-19T14:06:00Z">
          <w:pPr/>
        </w:pPrChange>
      </w:pPr>
      <w:del w:id="55" w:author="lhc1990" w:date="2016-05-19T14:06:00Z">
        <w:r w:rsidDel="00D5233B">
          <w:rPr>
            <w:rFonts w:hint="eastAsia"/>
          </w:rPr>
          <w:delText>※</w:delText>
        </w:r>
        <w:r w:rsidDel="00D5233B">
          <w:rPr>
            <w:rFonts w:hint="eastAsia"/>
          </w:rPr>
          <w:delText xml:space="preserve"> modules</w:delText>
        </w:r>
        <w:r w:rsidDel="00D5233B">
          <w:rPr>
            <w:rFonts w:hint="eastAsia"/>
          </w:rPr>
          <w:delText>も格納されていない場合があります。その場合、共通基盤から取得して下さい。</w:delText>
        </w:r>
      </w:del>
    </w:p>
    <w:p w14:paraId="031C7DD1" w14:textId="7DFA72C8" w:rsidR="00D9174B" w:rsidDel="00D5233B" w:rsidRDefault="00D9174B">
      <w:pPr>
        <w:keepNext/>
        <w:jc w:val="center"/>
        <w:rPr>
          <w:del w:id="56" w:author="lhc1990" w:date="2016-05-19T14:06:00Z"/>
        </w:rPr>
        <w:pPrChange w:id="57" w:author="lhc1990" w:date="2016-05-19T14:06:00Z">
          <w:pPr/>
        </w:pPrChange>
      </w:pPr>
    </w:p>
    <w:p w14:paraId="77136508" w14:textId="30B23FA9" w:rsidR="005A1698" w:rsidDel="00D5233B" w:rsidRDefault="001D191E">
      <w:pPr>
        <w:pStyle w:val="Heading3"/>
        <w:numPr>
          <w:ilvl w:val="2"/>
          <w:numId w:val="7"/>
        </w:numPr>
        <w:ind w:leftChars="0"/>
        <w:jc w:val="center"/>
        <w:rPr>
          <w:del w:id="58" w:author="lhc1990" w:date="2016-05-19T14:06:00Z"/>
        </w:rPr>
        <w:pPrChange w:id="59" w:author="lhc1990" w:date="2016-05-19T14:06:00Z">
          <w:pPr>
            <w:pStyle w:val="Heading3"/>
            <w:numPr>
              <w:ilvl w:val="2"/>
              <w:numId w:val="7"/>
            </w:numPr>
            <w:ind w:leftChars="0" w:left="709" w:hanging="709"/>
          </w:pPr>
        </w:pPrChange>
      </w:pPr>
      <w:del w:id="60" w:author="lhc1990" w:date="2016-05-19T14:06:00Z">
        <w:r w:rsidDel="00D5233B">
          <w:rPr>
            <w:rFonts w:hint="eastAsia"/>
          </w:rPr>
          <w:delText>単体試験アプリ</w:delText>
        </w:r>
        <w:r w:rsidR="00180684" w:rsidDel="00D5233B">
          <w:rPr>
            <w:rFonts w:hint="eastAsia"/>
          </w:rPr>
          <w:delText>群</w:delText>
        </w:r>
      </w:del>
    </w:p>
    <w:p w14:paraId="3E17E742" w14:textId="5333C74C" w:rsidR="001D191E" w:rsidDel="00D5233B" w:rsidRDefault="000C1625">
      <w:pPr>
        <w:keepNext/>
        <w:jc w:val="center"/>
        <w:rPr>
          <w:del w:id="61" w:author="lhc1990" w:date="2016-05-19T14:06:00Z"/>
        </w:rPr>
        <w:pPrChange w:id="62" w:author="lhc1990" w:date="2016-05-19T14:06:00Z">
          <w:pPr/>
        </w:pPrChange>
      </w:pPr>
      <w:del w:id="63" w:author="lhc1990" w:date="2016-05-19T14:06:00Z">
        <w:r w:rsidDel="00D5233B">
          <w:rPr>
            <w:rFonts w:hint="eastAsia"/>
          </w:rPr>
          <w:delText>いくつかの</w:delText>
        </w:r>
        <w:r w:rsidR="00940EA1" w:rsidDel="00D5233B">
          <w:rPr>
            <w:rFonts w:hint="eastAsia"/>
          </w:rPr>
          <w:delText>Eclipse</w:delText>
        </w:r>
        <w:r w:rsidR="00940EA1" w:rsidDel="00D5233B">
          <w:rPr>
            <w:rFonts w:hint="eastAsia"/>
          </w:rPr>
          <w:delText>プロジェクト</w:delText>
        </w:r>
        <w:r w:rsidR="00986577" w:rsidDel="00D5233B">
          <w:rPr>
            <w:rFonts w:hint="eastAsia"/>
          </w:rPr>
          <w:delText>で</w:delText>
        </w:r>
        <w:r w:rsidR="00940EA1" w:rsidDel="00D5233B">
          <w:rPr>
            <w:rFonts w:hint="eastAsia"/>
          </w:rPr>
          <w:delText>構成されます。</w:delText>
        </w:r>
        <w:r w:rsidDel="00D5233B">
          <w:rPr>
            <w:rFonts w:hint="eastAsia"/>
          </w:rPr>
          <w:delText>これらの</w:delText>
        </w:r>
        <w:r w:rsidR="003A07E4" w:rsidDel="00D5233B">
          <w:rPr>
            <w:rFonts w:hint="eastAsia"/>
          </w:rPr>
          <w:delText>プロジェクトで、機能試験、メモリリーク試験、性能試験、マルチスレッド試験を実施します。</w:delText>
        </w:r>
      </w:del>
    </w:p>
    <w:p w14:paraId="14FB84AD" w14:textId="047195DD" w:rsidR="005947AE" w:rsidRPr="005947AE" w:rsidDel="00D5233B" w:rsidRDefault="005947AE">
      <w:pPr>
        <w:keepNext/>
        <w:jc w:val="center"/>
        <w:rPr>
          <w:del w:id="64" w:author="lhc1990" w:date="2016-05-19T14:06:00Z"/>
        </w:rPr>
        <w:pPrChange w:id="65" w:author="lhc1990" w:date="2016-05-19T14:06:00Z">
          <w:pPr/>
        </w:pPrChange>
      </w:pPr>
    </w:p>
    <w:p w14:paraId="11E32A91" w14:textId="4823D224" w:rsidR="001D191E" w:rsidDel="00D5233B" w:rsidRDefault="001D191E">
      <w:pPr>
        <w:pStyle w:val="Heading3"/>
        <w:numPr>
          <w:ilvl w:val="2"/>
          <w:numId w:val="7"/>
        </w:numPr>
        <w:ind w:leftChars="0"/>
        <w:jc w:val="center"/>
        <w:rPr>
          <w:del w:id="66" w:author="lhc1990" w:date="2016-05-19T14:06:00Z"/>
        </w:rPr>
        <w:pPrChange w:id="67" w:author="lhc1990" w:date="2016-05-19T14:06:00Z">
          <w:pPr>
            <w:pStyle w:val="Heading3"/>
            <w:numPr>
              <w:ilvl w:val="2"/>
              <w:numId w:val="7"/>
            </w:numPr>
            <w:ind w:leftChars="0" w:left="709" w:hanging="709"/>
          </w:pPr>
        </w:pPrChange>
      </w:pPr>
      <w:del w:id="68" w:author="lhc1990" w:date="2016-05-19T14:06:00Z">
        <w:r w:rsidDel="00D5233B">
          <w:rPr>
            <w:rFonts w:hint="eastAsia"/>
          </w:rPr>
          <w:delText>結合試験アプリ</w:delText>
        </w:r>
        <w:r w:rsidR="00D9174B" w:rsidDel="00D5233B">
          <w:rPr>
            <w:rFonts w:hint="eastAsia"/>
          </w:rPr>
          <w:delText>群</w:delText>
        </w:r>
      </w:del>
    </w:p>
    <w:p w14:paraId="52E4B519" w14:textId="56EEBA88" w:rsidR="005A1698" w:rsidDel="00D5233B" w:rsidRDefault="00A22609">
      <w:pPr>
        <w:keepNext/>
        <w:jc w:val="center"/>
        <w:rPr>
          <w:del w:id="69" w:author="lhc1990" w:date="2016-05-19T14:06:00Z"/>
        </w:rPr>
        <w:pPrChange w:id="70" w:author="lhc1990" w:date="2016-05-19T14:06:00Z">
          <w:pPr/>
        </w:pPrChange>
      </w:pPr>
      <w:del w:id="71" w:author="lhc1990" w:date="2016-05-19T14:06:00Z">
        <w:r w:rsidDel="00D5233B">
          <w:rPr>
            <w:rFonts w:hint="eastAsia"/>
          </w:rPr>
          <w:delText>Eclipse</w:delText>
        </w:r>
        <w:r w:rsidDel="00D5233B">
          <w:rPr>
            <w:rFonts w:hint="eastAsia"/>
          </w:rPr>
          <w:delText>プロジェクト</w:delText>
        </w:r>
        <w:r w:rsidDel="00D5233B">
          <w:rPr>
            <w:rFonts w:hint="eastAsia"/>
          </w:rPr>
          <w:delText>10</w:delText>
        </w:r>
        <w:r w:rsidR="00EE5DA1" w:rsidDel="00D5233B">
          <w:rPr>
            <w:rFonts w:hint="eastAsia"/>
          </w:rPr>
          <w:delText>個</w:delText>
        </w:r>
        <w:r w:rsidDel="00D5233B">
          <w:rPr>
            <w:rFonts w:hint="eastAsia"/>
          </w:rPr>
          <w:delText>から構成されます。</w:delText>
        </w:r>
        <w:r w:rsidR="002C2138" w:rsidDel="00D5233B">
          <w:rPr>
            <w:rFonts w:hint="eastAsia"/>
          </w:rPr>
          <w:delText>こ</w:delText>
        </w:r>
        <w:r w:rsidR="00CF4265" w:rsidDel="00D5233B">
          <w:rPr>
            <w:rFonts w:hint="eastAsia"/>
          </w:rPr>
          <w:delText>れら</w:delText>
        </w:r>
        <w:r w:rsidR="002C2138" w:rsidDel="00D5233B">
          <w:rPr>
            <w:rFonts w:hint="eastAsia"/>
          </w:rPr>
          <w:delText>プロジェクトで、結合試験</w:delText>
        </w:r>
        <w:r w:rsidR="00F24AE6" w:rsidDel="00D5233B">
          <w:rPr>
            <w:rFonts w:hint="eastAsia"/>
          </w:rPr>
          <w:delText>と移行試験</w:delText>
        </w:r>
        <w:r w:rsidR="002C2138" w:rsidDel="00D5233B">
          <w:rPr>
            <w:rFonts w:hint="eastAsia"/>
          </w:rPr>
          <w:delText>を実施します。</w:delText>
        </w:r>
      </w:del>
    </w:p>
    <w:p w14:paraId="2B04514E" w14:textId="1F76E85F" w:rsidR="003A07E4" w:rsidDel="00D5233B" w:rsidRDefault="003A07E4">
      <w:pPr>
        <w:keepNext/>
        <w:jc w:val="center"/>
        <w:rPr>
          <w:del w:id="72" w:author="lhc1990" w:date="2016-05-19T14:06:00Z"/>
        </w:rPr>
        <w:pPrChange w:id="73" w:author="lhc1990" w:date="2016-05-19T14:06:00Z">
          <w:pPr/>
        </w:pPrChange>
      </w:pPr>
    </w:p>
    <w:p w14:paraId="5FAFF347" w14:textId="0C35F2C3" w:rsidR="00111E68" w:rsidDel="00D5233B" w:rsidRDefault="00DF3FF9">
      <w:pPr>
        <w:pStyle w:val="Heading2"/>
        <w:numPr>
          <w:ilvl w:val="1"/>
          <w:numId w:val="7"/>
        </w:numPr>
        <w:jc w:val="center"/>
        <w:rPr>
          <w:del w:id="74" w:author="lhc1990" w:date="2016-05-19T14:06:00Z"/>
        </w:rPr>
        <w:pPrChange w:id="75" w:author="lhc1990" w:date="2016-05-19T14:06:00Z">
          <w:pPr>
            <w:pStyle w:val="Heading2"/>
            <w:numPr>
              <w:ilvl w:val="1"/>
              <w:numId w:val="7"/>
            </w:numPr>
            <w:ind w:left="567" w:hanging="567"/>
          </w:pPr>
        </w:pPrChange>
      </w:pPr>
      <w:del w:id="76" w:author="lhc1990" w:date="2016-05-19T14:06:00Z">
        <w:r w:rsidDel="00D5233B">
          <w:rPr>
            <w:rFonts w:hint="eastAsia"/>
          </w:rPr>
          <w:delText>本書の構成</w:delText>
        </w:r>
      </w:del>
    </w:p>
    <w:p w14:paraId="7C14D1BE" w14:textId="6432F3DC" w:rsidR="00AA483A" w:rsidRPr="00AA483A" w:rsidDel="00D5233B" w:rsidRDefault="00AA483A">
      <w:pPr>
        <w:keepNext/>
        <w:jc w:val="center"/>
        <w:rPr>
          <w:del w:id="77" w:author="lhc1990" w:date="2016-05-19T14:06:00Z"/>
        </w:rPr>
        <w:pPrChange w:id="78" w:author="lhc1990" w:date="2016-05-19T14:06:00Z">
          <w:pPr/>
        </w:pPrChange>
      </w:pPr>
      <w:del w:id="79" w:author="lhc1990" w:date="2016-05-19T14:06:00Z">
        <w:r w:rsidDel="00D5233B">
          <w:rPr>
            <w:rFonts w:hint="eastAsia"/>
          </w:rPr>
          <w:delText>本書の構成は以下の通りです。</w:delText>
        </w:r>
      </w:del>
    </w:p>
    <w:p w14:paraId="45BF55E4" w14:textId="7C28E678" w:rsidR="00111E68" w:rsidDel="00D5233B" w:rsidRDefault="006C07D2">
      <w:pPr>
        <w:pStyle w:val="ListParagraph"/>
        <w:keepNext/>
        <w:numPr>
          <w:ilvl w:val="0"/>
          <w:numId w:val="24"/>
        </w:numPr>
        <w:ind w:leftChars="0"/>
        <w:jc w:val="center"/>
        <w:rPr>
          <w:del w:id="80" w:author="lhc1990" w:date="2016-05-19T14:06:00Z"/>
        </w:rPr>
        <w:pPrChange w:id="81" w:author="lhc1990" w:date="2016-05-19T14:06:00Z">
          <w:pPr>
            <w:pStyle w:val="ListParagraph"/>
            <w:numPr>
              <w:numId w:val="24"/>
            </w:numPr>
            <w:ind w:leftChars="0" w:left="420" w:hanging="420"/>
          </w:pPr>
        </w:pPrChange>
      </w:pPr>
      <w:del w:id="82" w:author="lhc1990" w:date="2016-05-19T14:06:00Z">
        <w:r w:rsidDel="00D5233B">
          <w:fldChar w:fldCharType="begin"/>
        </w:r>
        <w:r w:rsidDel="00D5233B">
          <w:delInstrText xml:space="preserve"> REF _Ref415842198 \n \h </w:delInstrText>
        </w:r>
        <w:r w:rsidDel="00D5233B">
          <w:fldChar w:fldCharType="separate"/>
        </w:r>
        <w:r w:rsidR="00184145" w:rsidDel="00D5233B">
          <w:delText>2</w:delText>
        </w:r>
        <w:r w:rsidDel="00D5233B">
          <w:fldChar w:fldCharType="end"/>
        </w:r>
        <w:r w:rsidDel="00D5233B">
          <w:rPr>
            <w:rFonts w:hint="eastAsia"/>
          </w:rPr>
          <w:delText>章</w:delText>
        </w:r>
        <w:r w:rsidDel="00D5233B">
          <w:rPr>
            <w:rFonts w:hint="eastAsia"/>
          </w:rPr>
          <w:delText xml:space="preserve"> </w:delText>
        </w:r>
        <w:r w:rsidDel="00D5233B">
          <w:fldChar w:fldCharType="begin"/>
        </w:r>
        <w:r w:rsidDel="00D5233B">
          <w:delInstrText xml:space="preserve"> REF _Ref415842198 \h </w:delInstrText>
        </w:r>
        <w:r w:rsidDel="00D5233B">
          <w:fldChar w:fldCharType="separate"/>
        </w:r>
        <w:r w:rsidR="00184145" w:rsidDel="00D5233B">
          <w:rPr>
            <w:rFonts w:hint="eastAsia"/>
          </w:rPr>
          <w:delText>試験環境の準備</w:delText>
        </w:r>
        <w:r w:rsidDel="00D5233B">
          <w:fldChar w:fldCharType="end"/>
        </w:r>
      </w:del>
    </w:p>
    <w:p w14:paraId="584EED02" w14:textId="570F037A" w:rsidR="006C07D2" w:rsidDel="00D5233B" w:rsidRDefault="006C07D2">
      <w:pPr>
        <w:pStyle w:val="ListParagraph"/>
        <w:keepNext/>
        <w:ind w:leftChars="0" w:left="420"/>
        <w:jc w:val="center"/>
        <w:rPr>
          <w:del w:id="83" w:author="lhc1990" w:date="2016-05-19T14:06:00Z"/>
        </w:rPr>
        <w:pPrChange w:id="84" w:author="lhc1990" w:date="2016-05-19T14:06:00Z">
          <w:pPr>
            <w:pStyle w:val="ListParagraph"/>
            <w:ind w:leftChars="0" w:left="420"/>
          </w:pPr>
        </w:pPrChange>
      </w:pPr>
      <w:del w:id="85" w:author="lhc1990" w:date="2016-05-19T14:06:00Z">
        <w:r w:rsidDel="00D5233B">
          <w:rPr>
            <w:rFonts w:hint="eastAsia"/>
          </w:rPr>
          <w:delText>試験環境の準備方法を記載します。</w:delText>
        </w:r>
      </w:del>
    </w:p>
    <w:p w14:paraId="66E7561E" w14:textId="024BB583" w:rsidR="006C07D2" w:rsidDel="00D5233B" w:rsidRDefault="006C07D2">
      <w:pPr>
        <w:pStyle w:val="ListParagraph"/>
        <w:keepNext/>
        <w:numPr>
          <w:ilvl w:val="0"/>
          <w:numId w:val="24"/>
        </w:numPr>
        <w:ind w:leftChars="0"/>
        <w:jc w:val="center"/>
        <w:rPr>
          <w:del w:id="86" w:author="lhc1990" w:date="2016-05-19T14:06:00Z"/>
        </w:rPr>
        <w:pPrChange w:id="87" w:author="lhc1990" w:date="2016-05-19T14:06:00Z">
          <w:pPr>
            <w:pStyle w:val="ListParagraph"/>
            <w:numPr>
              <w:numId w:val="24"/>
            </w:numPr>
            <w:ind w:leftChars="0" w:left="420" w:hanging="420"/>
          </w:pPr>
        </w:pPrChange>
      </w:pPr>
      <w:del w:id="88" w:author="lhc1990" w:date="2016-05-19T14:06:00Z">
        <w:r w:rsidDel="00D5233B">
          <w:fldChar w:fldCharType="begin"/>
        </w:r>
        <w:r w:rsidDel="00D5233B">
          <w:delInstrText xml:space="preserve"> REF _Ref415836347 \n \h </w:delInstrText>
        </w:r>
        <w:r w:rsidDel="00D5233B">
          <w:fldChar w:fldCharType="separate"/>
        </w:r>
        <w:r w:rsidR="00184145" w:rsidDel="00D5233B">
          <w:delText>3</w:delText>
        </w:r>
        <w:r w:rsidDel="00D5233B">
          <w:fldChar w:fldCharType="end"/>
        </w:r>
        <w:r w:rsidDel="00D5233B">
          <w:rPr>
            <w:rFonts w:hint="eastAsia"/>
          </w:rPr>
          <w:delText>章</w:delText>
        </w:r>
        <w:r w:rsidDel="00D5233B">
          <w:rPr>
            <w:rFonts w:hint="eastAsia"/>
          </w:rPr>
          <w:delText xml:space="preserve"> </w:delText>
        </w:r>
        <w:r w:rsidDel="00D5233B">
          <w:fldChar w:fldCharType="begin"/>
        </w:r>
        <w:r w:rsidDel="00D5233B">
          <w:delInstrText xml:space="preserve"> REF _Ref415836347 \h </w:delInstrText>
        </w:r>
        <w:r w:rsidDel="00D5233B">
          <w:fldChar w:fldCharType="separate"/>
        </w:r>
        <w:r w:rsidR="00184145" w:rsidDel="00D5233B">
          <w:rPr>
            <w:rFonts w:hint="eastAsia"/>
          </w:rPr>
          <w:delText>試験手順</w:delText>
        </w:r>
        <w:r w:rsidDel="00D5233B">
          <w:fldChar w:fldCharType="end"/>
        </w:r>
      </w:del>
    </w:p>
    <w:p w14:paraId="53DFA86B" w14:textId="7FBD9900" w:rsidR="00AA483A" w:rsidDel="00D5233B" w:rsidRDefault="00AA483A">
      <w:pPr>
        <w:pStyle w:val="ListParagraph"/>
        <w:keepNext/>
        <w:ind w:leftChars="0" w:left="420"/>
        <w:jc w:val="center"/>
        <w:rPr>
          <w:del w:id="89" w:author="lhc1990" w:date="2016-05-19T14:06:00Z"/>
        </w:rPr>
        <w:pPrChange w:id="90" w:author="lhc1990" w:date="2016-05-19T14:06:00Z">
          <w:pPr>
            <w:pStyle w:val="ListParagraph"/>
            <w:ind w:leftChars="0" w:left="420"/>
          </w:pPr>
        </w:pPrChange>
      </w:pPr>
      <w:del w:id="91" w:author="lhc1990" w:date="2016-05-19T14:06:00Z">
        <w:r w:rsidDel="00D5233B">
          <w:rPr>
            <w:rFonts w:hint="eastAsia"/>
          </w:rPr>
          <w:delText>試験の手順を記載します。</w:delText>
        </w:r>
      </w:del>
    </w:p>
    <w:p w14:paraId="464D03D0" w14:textId="60DC1C23" w:rsidR="00AA483A" w:rsidDel="00D5233B" w:rsidRDefault="00AA483A">
      <w:pPr>
        <w:pStyle w:val="ListParagraph"/>
        <w:keepNext/>
        <w:numPr>
          <w:ilvl w:val="0"/>
          <w:numId w:val="24"/>
        </w:numPr>
        <w:ind w:leftChars="0"/>
        <w:jc w:val="center"/>
        <w:rPr>
          <w:del w:id="92" w:author="lhc1990" w:date="2016-05-19T14:06:00Z"/>
        </w:rPr>
        <w:pPrChange w:id="93" w:author="lhc1990" w:date="2016-05-19T14:06:00Z">
          <w:pPr>
            <w:pStyle w:val="ListParagraph"/>
            <w:numPr>
              <w:numId w:val="24"/>
            </w:numPr>
            <w:ind w:leftChars="0" w:left="420" w:hanging="420"/>
          </w:pPr>
        </w:pPrChange>
      </w:pPr>
      <w:del w:id="94" w:author="lhc1990" w:date="2016-05-19T14:06:00Z">
        <w:r w:rsidDel="00D5233B">
          <w:fldChar w:fldCharType="begin"/>
        </w:r>
        <w:r w:rsidDel="00D5233B">
          <w:delInstrText xml:space="preserve"> </w:delInstrText>
        </w:r>
        <w:r w:rsidDel="00D5233B">
          <w:rPr>
            <w:rFonts w:hint="eastAsia"/>
          </w:rPr>
          <w:delInstrText>REF _Ref416185643 \n \h</w:delInstrText>
        </w:r>
        <w:r w:rsidDel="00D5233B">
          <w:delInstrText xml:space="preserve"> </w:delInstrText>
        </w:r>
        <w:r w:rsidDel="00D5233B">
          <w:fldChar w:fldCharType="separate"/>
        </w:r>
        <w:r w:rsidR="00184145" w:rsidDel="00D5233B">
          <w:delText>4</w:delText>
        </w:r>
        <w:r w:rsidDel="00D5233B">
          <w:fldChar w:fldCharType="end"/>
        </w:r>
        <w:r w:rsidDel="00D5233B">
          <w:rPr>
            <w:rFonts w:hint="eastAsia"/>
          </w:rPr>
          <w:delText>章</w:delText>
        </w:r>
        <w:r w:rsidDel="00D5233B">
          <w:rPr>
            <w:rFonts w:hint="eastAsia"/>
          </w:rPr>
          <w:delText xml:space="preserve"> </w:delText>
        </w:r>
        <w:r w:rsidDel="00D5233B">
          <w:fldChar w:fldCharType="begin"/>
        </w:r>
        <w:r w:rsidDel="00D5233B">
          <w:delInstrText xml:space="preserve"> REF _Ref416185647 \h </w:delInstrText>
        </w:r>
        <w:r w:rsidDel="00D5233B">
          <w:fldChar w:fldCharType="separate"/>
        </w:r>
        <w:r w:rsidR="00184145" w:rsidDel="00D5233B">
          <w:rPr>
            <w:rFonts w:hint="eastAsia"/>
          </w:rPr>
          <w:delText>付録</w:delText>
        </w:r>
        <w:r w:rsidDel="00D5233B">
          <w:fldChar w:fldCharType="end"/>
        </w:r>
      </w:del>
    </w:p>
    <w:p w14:paraId="13980E78" w14:textId="1DCAC9A9" w:rsidR="00AA483A" w:rsidDel="00D5233B" w:rsidRDefault="00AA483A">
      <w:pPr>
        <w:pStyle w:val="ListParagraph"/>
        <w:keepNext/>
        <w:ind w:leftChars="0" w:left="420"/>
        <w:jc w:val="center"/>
        <w:rPr>
          <w:del w:id="95" w:author="lhc1990" w:date="2016-05-19T14:06:00Z"/>
        </w:rPr>
        <w:pPrChange w:id="96" w:author="lhc1990" w:date="2016-05-19T14:06:00Z">
          <w:pPr>
            <w:pStyle w:val="ListParagraph"/>
            <w:ind w:leftChars="0" w:left="420"/>
          </w:pPr>
        </w:pPrChange>
      </w:pPr>
      <w:del w:id="97" w:author="lhc1990" w:date="2016-05-19T14:06:00Z">
        <w:r w:rsidDel="00D5233B">
          <w:rPr>
            <w:rFonts w:hint="eastAsia"/>
          </w:rPr>
          <w:delText>試験時に利用すると思われる</w:delText>
        </w:r>
        <w:r w:rsidR="00F87C1E" w:rsidDel="00D5233B">
          <w:rPr>
            <w:rFonts w:hint="eastAsia"/>
          </w:rPr>
          <w:delText>ツール（</w:delText>
        </w:r>
        <w:r w:rsidDel="00D5233B">
          <w:rPr>
            <w:rFonts w:hint="eastAsia"/>
          </w:rPr>
          <w:delText>ADB</w:delText>
        </w:r>
        <w:r w:rsidR="00F87C1E" w:rsidDel="00D5233B">
          <w:rPr>
            <w:rFonts w:hint="eastAsia"/>
          </w:rPr>
          <w:delText>）や、アプリケーションパッケージ（</w:delText>
        </w:r>
        <w:r w:rsidR="00F87C1E" w:rsidDel="00D5233B">
          <w:rPr>
            <w:rFonts w:hint="eastAsia"/>
          </w:rPr>
          <w:delText>APK</w:delText>
        </w:r>
        <w:r w:rsidR="00F87C1E" w:rsidDel="00D5233B">
          <w:rPr>
            <w:rFonts w:hint="eastAsia"/>
          </w:rPr>
          <w:delText>）</w:delText>
        </w:r>
        <w:r w:rsidR="00C94C08" w:rsidDel="00D5233B">
          <w:rPr>
            <w:rFonts w:hint="eastAsia"/>
          </w:rPr>
          <w:delText>の作成方法</w:delText>
        </w:r>
        <w:r w:rsidDel="00D5233B">
          <w:rPr>
            <w:rFonts w:hint="eastAsia"/>
          </w:rPr>
          <w:delText>について少し記載します。</w:delText>
        </w:r>
      </w:del>
    </w:p>
    <w:p w14:paraId="4B6FC525" w14:textId="07A72127" w:rsidR="00CD3664" w:rsidDel="00D5233B" w:rsidRDefault="00CD3664">
      <w:pPr>
        <w:keepNext/>
        <w:jc w:val="center"/>
        <w:rPr>
          <w:del w:id="98" w:author="lhc1990" w:date="2016-05-19T14:06:00Z"/>
        </w:rPr>
        <w:pPrChange w:id="99" w:author="lhc1990" w:date="2016-05-19T14:06:00Z">
          <w:pPr/>
        </w:pPrChange>
      </w:pPr>
    </w:p>
    <w:p w14:paraId="149B8D46" w14:textId="31AF96F5" w:rsidR="00026ACE" w:rsidDel="00D5233B" w:rsidRDefault="00026ACE">
      <w:pPr>
        <w:keepNext/>
        <w:jc w:val="center"/>
        <w:rPr>
          <w:del w:id="100" w:author="lhc1990" w:date="2016-05-19T14:06:00Z"/>
        </w:rPr>
        <w:pPrChange w:id="101" w:author="lhc1990" w:date="2016-05-19T14:06:00Z">
          <w:pPr/>
        </w:pPrChange>
      </w:pPr>
    </w:p>
    <w:p w14:paraId="01CB9E1C" w14:textId="632CA88A" w:rsidR="007A1F9F" w:rsidDel="00D5233B" w:rsidRDefault="007A1F9F">
      <w:pPr>
        <w:pStyle w:val="Heading2"/>
        <w:numPr>
          <w:ilvl w:val="1"/>
          <w:numId w:val="7"/>
        </w:numPr>
        <w:jc w:val="center"/>
        <w:rPr>
          <w:del w:id="102" w:author="lhc1990" w:date="2016-05-19T14:06:00Z"/>
        </w:rPr>
        <w:pPrChange w:id="103" w:author="lhc1990" w:date="2016-05-19T14:06:00Z">
          <w:pPr>
            <w:pStyle w:val="Heading2"/>
            <w:numPr>
              <w:ilvl w:val="1"/>
              <w:numId w:val="7"/>
            </w:numPr>
            <w:ind w:left="567" w:hanging="567"/>
          </w:pPr>
        </w:pPrChange>
      </w:pPr>
      <w:del w:id="104" w:author="lhc1990" w:date="2016-05-19T14:06:00Z">
        <w:r w:rsidDel="00D5233B">
          <w:rPr>
            <w:rFonts w:hint="eastAsia"/>
          </w:rPr>
          <w:delText>用語</w:delText>
        </w:r>
      </w:del>
    </w:p>
    <w:p w14:paraId="6F5607D4" w14:textId="444D7A7A" w:rsidR="008A4C00" w:rsidDel="00D5233B" w:rsidRDefault="007A1F9F">
      <w:pPr>
        <w:keepNext/>
        <w:jc w:val="center"/>
        <w:rPr>
          <w:del w:id="105" w:author="lhc1990" w:date="2016-05-19T14:06:00Z"/>
        </w:rPr>
        <w:pPrChange w:id="106" w:author="lhc1990" w:date="2016-05-19T14:06:00Z">
          <w:pPr/>
        </w:pPrChange>
      </w:pPr>
      <w:del w:id="107" w:author="lhc1990" w:date="2016-05-19T14:06:00Z">
        <w:r w:rsidDel="00D5233B">
          <w:rPr>
            <w:rFonts w:hint="eastAsia"/>
          </w:rPr>
          <w:delText>本書</w:delText>
        </w:r>
        <w:r w:rsidR="00640901" w:rsidDel="00D5233B">
          <w:rPr>
            <w:rFonts w:hint="eastAsia"/>
          </w:rPr>
          <w:delText>を記載する</w:delText>
        </w:r>
        <w:r w:rsidR="00E95D7D" w:rsidDel="00D5233B">
          <w:rPr>
            <w:rFonts w:hint="eastAsia"/>
          </w:rPr>
          <w:delText>に</w:delText>
        </w:r>
        <w:r w:rsidR="00640901" w:rsidDel="00D5233B">
          <w:rPr>
            <w:rFonts w:hint="eastAsia"/>
          </w:rPr>
          <w:delText>あたって、</w:delText>
        </w:r>
        <w:r w:rsidR="009010C6" w:rsidDel="00D5233B">
          <w:rPr>
            <w:rFonts w:hint="eastAsia"/>
          </w:rPr>
          <w:delText>一般用語と区別しにくいなどで、</w:delText>
        </w:r>
        <w:r w:rsidDel="00D5233B">
          <w:rPr>
            <w:rFonts w:hint="eastAsia"/>
          </w:rPr>
          <w:delText>理解しにくいと感じた用語を</w:delText>
        </w:r>
        <w:r w:rsidDel="00D5233B">
          <w:fldChar w:fldCharType="begin"/>
        </w:r>
        <w:r w:rsidDel="00D5233B">
          <w:delInstrText xml:space="preserve"> </w:delInstrText>
        </w:r>
        <w:r w:rsidDel="00D5233B">
          <w:rPr>
            <w:rFonts w:hint="eastAsia"/>
          </w:rPr>
          <w:delInstrText>REF _Ref417314362 \h</w:delInstrText>
        </w:r>
        <w:r w:rsidDel="00D5233B">
          <w:delInstrText xml:space="preserve"> </w:delInstrText>
        </w:r>
        <w:r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1</w:delText>
        </w:r>
        <w:r w:rsidR="00184145" w:rsidDel="00D5233B">
          <w:noBreakHyphen/>
        </w:r>
        <w:r w:rsidR="00184145" w:rsidDel="00D5233B">
          <w:rPr>
            <w:noProof/>
          </w:rPr>
          <w:delText>2</w:delText>
        </w:r>
        <w:r w:rsidDel="00D5233B">
          <w:fldChar w:fldCharType="end"/>
        </w:r>
        <w:r w:rsidDel="00D5233B">
          <w:rPr>
            <w:rFonts w:hint="eastAsia"/>
          </w:rPr>
          <w:delText>に記載します。</w:delText>
        </w:r>
      </w:del>
    </w:p>
    <w:p w14:paraId="4C75980E" w14:textId="6B607E33" w:rsidR="007A1F9F" w:rsidRPr="00E95D7D" w:rsidDel="00D5233B" w:rsidRDefault="007A1F9F">
      <w:pPr>
        <w:keepNext/>
        <w:jc w:val="center"/>
        <w:rPr>
          <w:del w:id="108" w:author="lhc1990" w:date="2016-05-19T14:06:00Z"/>
        </w:rPr>
        <w:pPrChange w:id="109" w:author="lhc1990" w:date="2016-05-19T14:06:00Z">
          <w:pPr/>
        </w:pPrChange>
      </w:pPr>
    </w:p>
    <w:p w14:paraId="67B9E1E3" w14:textId="62CD4FE5" w:rsidR="007A1F9F" w:rsidDel="00D5233B" w:rsidRDefault="007A1F9F">
      <w:pPr>
        <w:pStyle w:val="Caption"/>
        <w:keepNext/>
        <w:jc w:val="center"/>
        <w:rPr>
          <w:del w:id="110" w:author="lhc1990" w:date="2016-05-19T14:06:00Z"/>
        </w:rPr>
      </w:pPr>
      <w:bookmarkStart w:id="111" w:name="_Ref417314362"/>
      <w:del w:id="112" w:author="lhc1990" w:date="2016-05-19T14:06:00Z">
        <w:r w:rsidDel="00D5233B">
          <w:rPr>
            <w:rFonts w:hint="eastAsia"/>
          </w:rPr>
          <w:delText>表</w:delText>
        </w:r>
        <w:r w:rsidDel="00D5233B">
          <w:rPr>
            <w:rFonts w:hint="eastAsia"/>
          </w:rPr>
          <w:delText xml:space="preserve"> </w:delText>
        </w:r>
        <w:r w:rsidDel="00D5233B">
          <w:rPr>
            <w:b w:val="0"/>
            <w:bCs w:val="0"/>
          </w:rPr>
          <w:fldChar w:fldCharType="begin"/>
        </w:r>
        <w:r w:rsidDel="00D5233B">
          <w:delInstrText xml:space="preserve"> </w:delInstrText>
        </w:r>
        <w:r w:rsidDel="00D5233B">
          <w:rPr>
            <w:rFonts w:hint="eastAsia"/>
          </w:rPr>
          <w:delInstrText>STYLEREF 1 \s</w:delInstrText>
        </w:r>
        <w:r w:rsidDel="00D5233B">
          <w:delInstrText xml:space="preserve"> </w:delInstrText>
        </w:r>
        <w:r w:rsidDel="00D5233B">
          <w:rPr>
            <w:b w:val="0"/>
            <w:bCs w:val="0"/>
          </w:rPr>
          <w:fldChar w:fldCharType="separate"/>
        </w:r>
        <w:r w:rsidR="00184145" w:rsidDel="00D5233B">
          <w:rPr>
            <w:noProof/>
          </w:rPr>
          <w:delText>1</w:delText>
        </w:r>
        <w:r w:rsidDel="00D5233B">
          <w:rPr>
            <w:b w:val="0"/>
            <w:bCs w:val="0"/>
          </w:rPr>
          <w:fldChar w:fldCharType="end"/>
        </w:r>
        <w:r w:rsidDel="00D5233B">
          <w:noBreakHyphen/>
        </w:r>
        <w:r w:rsidDel="00D5233B">
          <w:rPr>
            <w:b w:val="0"/>
            <w:bCs w:val="0"/>
          </w:rPr>
          <w:fldChar w:fldCharType="begin"/>
        </w:r>
        <w:r w:rsidDel="00D5233B">
          <w:delInstrText xml:space="preserve"> </w:delInstrText>
        </w:r>
        <w:r w:rsidDel="00D5233B">
          <w:rPr>
            <w:rFonts w:hint="eastAsia"/>
          </w:rPr>
          <w:delInstrText xml:space="preserve">SEQ </w:delInstrText>
        </w:r>
        <w:r w:rsidDel="00D5233B">
          <w:rPr>
            <w:rFonts w:hint="eastAsia"/>
          </w:rPr>
          <w:delInstrText>表</w:delInstrText>
        </w:r>
        <w:r w:rsidDel="00D5233B">
          <w:rPr>
            <w:rFonts w:hint="eastAsia"/>
          </w:rPr>
          <w:delInstrText xml:space="preserve"> \* ARABIC \s 1</w:delInstrText>
        </w:r>
        <w:r w:rsidDel="00D5233B">
          <w:delInstrText xml:space="preserve"> </w:delInstrText>
        </w:r>
        <w:r w:rsidDel="00D5233B">
          <w:rPr>
            <w:b w:val="0"/>
            <w:bCs w:val="0"/>
          </w:rPr>
          <w:fldChar w:fldCharType="separate"/>
        </w:r>
        <w:r w:rsidR="00184145" w:rsidDel="00D5233B">
          <w:rPr>
            <w:noProof/>
          </w:rPr>
          <w:delText>2</w:delText>
        </w:r>
        <w:r w:rsidDel="00D5233B">
          <w:rPr>
            <w:b w:val="0"/>
            <w:bCs w:val="0"/>
          </w:rPr>
          <w:fldChar w:fldCharType="end"/>
        </w:r>
        <w:bookmarkEnd w:id="111"/>
        <w:r w:rsidDel="00D5233B">
          <w:rPr>
            <w:rFonts w:hint="eastAsia"/>
          </w:rPr>
          <w:delText xml:space="preserve"> </w:delText>
        </w:r>
        <w:r w:rsidDel="00D5233B">
          <w:rPr>
            <w:rFonts w:hint="eastAsia"/>
          </w:rPr>
          <w:delText>用語</w:delText>
        </w:r>
      </w:del>
    </w:p>
    <w:tbl>
      <w:tblPr>
        <w:tblStyle w:val="TableGrid"/>
        <w:tblW w:w="0" w:type="auto"/>
        <w:tblLook w:val="04A0" w:firstRow="1" w:lastRow="0" w:firstColumn="1" w:lastColumn="0" w:noHBand="0" w:noVBand="1"/>
      </w:tblPr>
      <w:tblGrid>
        <w:gridCol w:w="959"/>
        <w:gridCol w:w="2126"/>
        <w:gridCol w:w="5617"/>
      </w:tblGrid>
      <w:tr w:rsidR="007A1F9F" w:rsidDel="00D5233B" w14:paraId="31F748E4" w14:textId="28EF6831" w:rsidTr="00552833">
        <w:trPr>
          <w:del w:id="113" w:author="lhc1990" w:date="2016-05-19T14:06:00Z"/>
        </w:trPr>
        <w:tc>
          <w:tcPr>
            <w:tcW w:w="959" w:type="dxa"/>
            <w:shd w:val="clear" w:color="auto" w:fill="CCFFCC"/>
          </w:tcPr>
          <w:p w14:paraId="0005CE50" w14:textId="14F8B4FC" w:rsidR="007A1F9F" w:rsidRPr="00552833" w:rsidDel="00D5233B" w:rsidRDefault="007A1F9F">
            <w:pPr>
              <w:keepNext/>
              <w:jc w:val="center"/>
              <w:rPr>
                <w:del w:id="114" w:author="lhc1990" w:date="2016-05-19T14:06:00Z"/>
                <w:b/>
              </w:rPr>
              <w:pPrChange w:id="115" w:author="lhc1990" w:date="2016-05-19T14:06:00Z">
                <w:pPr>
                  <w:jc w:val="center"/>
                </w:pPr>
              </w:pPrChange>
            </w:pPr>
            <w:del w:id="116" w:author="lhc1990" w:date="2016-05-19T14:06:00Z">
              <w:r w:rsidRPr="00552833" w:rsidDel="00D5233B">
                <w:rPr>
                  <w:b/>
                </w:rPr>
                <w:delText>No</w:delText>
              </w:r>
            </w:del>
          </w:p>
        </w:tc>
        <w:tc>
          <w:tcPr>
            <w:tcW w:w="2126" w:type="dxa"/>
            <w:shd w:val="clear" w:color="auto" w:fill="CCFFCC"/>
          </w:tcPr>
          <w:p w14:paraId="79C88ABB" w14:textId="5A81037D" w:rsidR="007A1F9F" w:rsidRPr="00552833" w:rsidDel="00D5233B" w:rsidRDefault="007A1F9F">
            <w:pPr>
              <w:keepNext/>
              <w:jc w:val="center"/>
              <w:rPr>
                <w:del w:id="117" w:author="lhc1990" w:date="2016-05-19T14:06:00Z"/>
                <w:b/>
              </w:rPr>
              <w:pPrChange w:id="118" w:author="lhc1990" w:date="2016-05-19T14:06:00Z">
                <w:pPr>
                  <w:jc w:val="center"/>
                </w:pPr>
              </w:pPrChange>
            </w:pPr>
            <w:del w:id="119" w:author="lhc1990" w:date="2016-05-19T14:06:00Z">
              <w:r w:rsidRPr="00552833" w:rsidDel="00D5233B">
                <w:rPr>
                  <w:rFonts w:hint="eastAsia"/>
                  <w:b/>
                </w:rPr>
                <w:delText>用語</w:delText>
              </w:r>
            </w:del>
          </w:p>
        </w:tc>
        <w:tc>
          <w:tcPr>
            <w:tcW w:w="5617" w:type="dxa"/>
            <w:shd w:val="clear" w:color="auto" w:fill="CCFFCC"/>
          </w:tcPr>
          <w:p w14:paraId="1D7F2691" w14:textId="324F57FE" w:rsidR="007A1F9F" w:rsidRPr="00552833" w:rsidDel="00D5233B" w:rsidRDefault="007A1F9F">
            <w:pPr>
              <w:keepNext/>
              <w:jc w:val="center"/>
              <w:rPr>
                <w:del w:id="120" w:author="lhc1990" w:date="2016-05-19T14:06:00Z"/>
                <w:b/>
              </w:rPr>
              <w:pPrChange w:id="121" w:author="lhc1990" w:date="2016-05-19T14:06:00Z">
                <w:pPr>
                  <w:jc w:val="center"/>
                </w:pPr>
              </w:pPrChange>
            </w:pPr>
            <w:del w:id="122" w:author="lhc1990" w:date="2016-05-19T14:06:00Z">
              <w:r w:rsidRPr="00552833" w:rsidDel="00D5233B">
                <w:rPr>
                  <w:rFonts w:hint="eastAsia"/>
                  <w:b/>
                </w:rPr>
                <w:delText>意味</w:delText>
              </w:r>
            </w:del>
          </w:p>
        </w:tc>
      </w:tr>
      <w:tr w:rsidR="007A1F9F" w:rsidDel="00D5233B" w14:paraId="0B920037" w14:textId="6E349B36" w:rsidTr="00552833">
        <w:trPr>
          <w:del w:id="123" w:author="lhc1990" w:date="2016-05-19T14:06:00Z"/>
        </w:trPr>
        <w:tc>
          <w:tcPr>
            <w:tcW w:w="959" w:type="dxa"/>
          </w:tcPr>
          <w:p w14:paraId="76B41FDA" w14:textId="6AA1CFD8" w:rsidR="007A1F9F" w:rsidDel="00D5233B" w:rsidRDefault="007A1F9F">
            <w:pPr>
              <w:keepNext/>
              <w:jc w:val="center"/>
              <w:rPr>
                <w:del w:id="124" w:author="lhc1990" w:date="2016-05-19T14:06:00Z"/>
              </w:rPr>
              <w:pPrChange w:id="125" w:author="lhc1990" w:date="2016-05-19T14:06:00Z">
                <w:pPr/>
              </w:pPrChange>
            </w:pPr>
            <w:del w:id="126" w:author="lhc1990" w:date="2016-05-19T14:06:00Z">
              <w:r w:rsidDel="00D5233B">
                <w:rPr>
                  <w:rFonts w:hint="eastAsia"/>
                </w:rPr>
                <w:delText>1</w:delText>
              </w:r>
            </w:del>
          </w:p>
        </w:tc>
        <w:tc>
          <w:tcPr>
            <w:tcW w:w="2126" w:type="dxa"/>
          </w:tcPr>
          <w:p w14:paraId="7736E3E8" w14:textId="5609E9F1" w:rsidR="007A1F9F" w:rsidDel="00D5233B" w:rsidRDefault="007A1F9F">
            <w:pPr>
              <w:keepNext/>
              <w:jc w:val="center"/>
              <w:rPr>
                <w:del w:id="127" w:author="lhc1990" w:date="2016-05-19T14:06:00Z"/>
              </w:rPr>
              <w:pPrChange w:id="128" w:author="lhc1990" w:date="2016-05-19T14:06:00Z">
                <w:pPr/>
              </w:pPrChange>
            </w:pPr>
            <w:del w:id="129" w:author="lhc1990" w:date="2016-05-19T14:06:00Z">
              <w:r w:rsidDel="00D5233B">
                <w:rPr>
                  <w:rFonts w:hint="eastAsia"/>
                </w:rPr>
                <w:delText>PULL</w:delText>
              </w:r>
            </w:del>
          </w:p>
        </w:tc>
        <w:tc>
          <w:tcPr>
            <w:tcW w:w="5617" w:type="dxa"/>
          </w:tcPr>
          <w:p w14:paraId="2D8484A0" w14:textId="4F4B64C8" w:rsidR="007A1F9F" w:rsidDel="00D5233B" w:rsidRDefault="008A3E10">
            <w:pPr>
              <w:keepNext/>
              <w:jc w:val="center"/>
              <w:rPr>
                <w:del w:id="130" w:author="lhc1990" w:date="2016-05-19T14:06:00Z"/>
              </w:rPr>
              <w:pPrChange w:id="131" w:author="lhc1990" w:date="2016-05-19T14:06:00Z">
                <w:pPr/>
              </w:pPrChange>
            </w:pPr>
            <w:del w:id="132" w:author="lhc1990" w:date="2016-05-19T14:06:00Z">
              <w:r w:rsidDel="00D5233B">
                <w:rPr>
                  <w:rFonts w:hint="eastAsia"/>
                </w:rPr>
                <w:delText>Android</w:delText>
              </w:r>
              <w:r w:rsidDel="00D5233B">
                <w:rPr>
                  <w:rFonts w:hint="eastAsia"/>
                </w:rPr>
                <w:delText>端末に保存されたファイルを、</w:delText>
              </w:r>
              <w:r w:rsidDel="00D5233B">
                <w:rPr>
                  <w:rFonts w:hint="eastAsia"/>
                </w:rPr>
                <w:delText>Android</w:delText>
              </w:r>
              <w:r w:rsidDel="00D5233B">
                <w:rPr>
                  <w:rFonts w:hint="eastAsia"/>
                </w:rPr>
                <w:delText>端末と接続した</w:delText>
              </w:r>
              <w:r w:rsidDel="00D5233B">
                <w:rPr>
                  <w:rFonts w:hint="eastAsia"/>
                </w:rPr>
                <w:delText>PC</w:delText>
              </w:r>
              <w:r w:rsidDel="00D5233B">
                <w:rPr>
                  <w:rFonts w:hint="eastAsia"/>
                </w:rPr>
                <w:delText>（</w:delText>
              </w:r>
              <w:r w:rsidDel="00D5233B">
                <w:rPr>
                  <w:rFonts w:hint="eastAsia"/>
                </w:rPr>
                <w:delText>Windows</w:delText>
              </w:r>
              <w:r w:rsidR="00A116BC" w:rsidDel="00D5233B">
                <w:rPr>
                  <w:rFonts w:hint="eastAsia"/>
                </w:rPr>
                <w:delText>等</w:delText>
              </w:r>
              <w:r w:rsidDel="00D5233B">
                <w:rPr>
                  <w:rFonts w:hint="eastAsia"/>
                </w:rPr>
                <w:delText>）に移す処理のことです。</w:delText>
              </w:r>
            </w:del>
          </w:p>
          <w:p w14:paraId="0FD222E9" w14:textId="226A9721" w:rsidR="0066774A" w:rsidDel="00D5233B" w:rsidRDefault="0066774A">
            <w:pPr>
              <w:keepNext/>
              <w:jc w:val="center"/>
              <w:rPr>
                <w:del w:id="133" w:author="lhc1990" w:date="2016-05-19T14:06:00Z"/>
              </w:rPr>
              <w:pPrChange w:id="134" w:author="lhc1990" w:date="2016-05-19T14:06:00Z">
                <w:pPr/>
              </w:pPrChange>
            </w:pPr>
            <w:del w:id="135" w:author="lhc1990" w:date="2016-05-19T14:06:00Z">
              <w:r w:rsidDel="00D5233B">
                <w:rPr>
                  <w:rFonts w:hint="eastAsia"/>
                </w:rPr>
                <w:delText>ADB</w:delText>
              </w:r>
              <w:r w:rsidDel="00D5233B">
                <w:rPr>
                  <w:rFonts w:hint="eastAsia"/>
                </w:rPr>
                <w:delText>でも</w:delText>
              </w:r>
              <w:r w:rsidDel="00D5233B">
                <w:rPr>
                  <w:rFonts w:hint="eastAsia"/>
                </w:rPr>
                <w:delText>CUI</w:delText>
              </w:r>
              <w:r w:rsidDel="00D5233B">
                <w:rPr>
                  <w:rFonts w:hint="eastAsia"/>
                </w:rPr>
                <w:delText>で実行できますが、本書では</w:delText>
              </w:r>
              <w:r w:rsidDel="00D5233B">
                <w:rPr>
                  <w:rFonts w:hint="eastAsia"/>
                </w:rPr>
                <w:delText>File Explorer</w:delText>
              </w:r>
              <w:r w:rsidDel="00D5233B">
                <w:rPr>
                  <w:rFonts w:hint="eastAsia"/>
                </w:rPr>
                <w:delText>で</w:delText>
              </w:r>
              <w:r w:rsidDel="00D5233B">
                <w:rPr>
                  <w:rFonts w:hint="eastAsia"/>
                </w:rPr>
                <w:delText>GUI</w:delText>
              </w:r>
              <w:r w:rsidDel="00D5233B">
                <w:rPr>
                  <w:rFonts w:hint="eastAsia"/>
                </w:rPr>
                <w:delText>として実行しています。（</w:delText>
              </w:r>
              <w:r w:rsidDel="00D5233B">
                <w:fldChar w:fldCharType="begin"/>
              </w:r>
              <w:r w:rsidDel="00D5233B">
                <w:delInstrText xml:space="preserve"> </w:delInstrText>
              </w:r>
              <w:r w:rsidDel="00D5233B">
                <w:rPr>
                  <w:rFonts w:hint="eastAsia"/>
                </w:rPr>
                <w:delInstrText>REF _Ref416967498 \h</w:delInstrText>
              </w:r>
              <w:r w:rsidDel="00D5233B">
                <w:delInstrText xml:space="preserve"> </w:delInstrText>
              </w:r>
              <w:r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3</w:delText>
              </w:r>
              <w:r w:rsidDel="00D5233B">
                <w:fldChar w:fldCharType="end"/>
              </w:r>
              <w:r w:rsidDel="00D5233B">
                <w:rPr>
                  <w:rFonts w:hint="eastAsia"/>
                </w:rPr>
                <w:delText>参考）</w:delText>
              </w:r>
            </w:del>
          </w:p>
        </w:tc>
      </w:tr>
      <w:tr w:rsidR="007A1F9F" w:rsidDel="00D5233B" w14:paraId="149214CE" w14:textId="0FB13869" w:rsidTr="00552833">
        <w:trPr>
          <w:del w:id="136" w:author="lhc1990" w:date="2016-05-19T14:06:00Z"/>
        </w:trPr>
        <w:tc>
          <w:tcPr>
            <w:tcW w:w="959" w:type="dxa"/>
          </w:tcPr>
          <w:p w14:paraId="7B1F00F7" w14:textId="13DFF05A" w:rsidR="007A1F9F" w:rsidDel="00D5233B" w:rsidRDefault="007A1F9F">
            <w:pPr>
              <w:keepNext/>
              <w:jc w:val="center"/>
              <w:rPr>
                <w:del w:id="137" w:author="lhc1990" w:date="2016-05-19T14:06:00Z"/>
              </w:rPr>
              <w:pPrChange w:id="138" w:author="lhc1990" w:date="2016-05-19T14:06:00Z">
                <w:pPr/>
              </w:pPrChange>
            </w:pPr>
            <w:del w:id="139" w:author="lhc1990" w:date="2016-05-19T14:06:00Z">
              <w:r w:rsidDel="00D5233B">
                <w:rPr>
                  <w:rFonts w:hint="eastAsia"/>
                </w:rPr>
                <w:delText>2</w:delText>
              </w:r>
            </w:del>
          </w:p>
        </w:tc>
        <w:tc>
          <w:tcPr>
            <w:tcW w:w="2126" w:type="dxa"/>
          </w:tcPr>
          <w:p w14:paraId="6F74EC67" w14:textId="57D6B158" w:rsidR="007A1F9F" w:rsidDel="00D5233B" w:rsidRDefault="007A1F9F">
            <w:pPr>
              <w:keepNext/>
              <w:jc w:val="center"/>
              <w:rPr>
                <w:del w:id="140" w:author="lhc1990" w:date="2016-05-19T14:06:00Z"/>
              </w:rPr>
              <w:pPrChange w:id="141" w:author="lhc1990" w:date="2016-05-19T14:06:00Z">
                <w:pPr/>
              </w:pPrChange>
            </w:pPr>
            <w:del w:id="142" w:author="lhc1990" w:date="2016-05-19T14:06:00Z">
              <w:r w:rsidDel="00D5233B">
                <w:rPr>
                  <w:rFonts w:hint="eastAsia"/>
                </w:rPr>
                <w:delText>PUSH</w:delText>
              </w:r>
            </w:del>
          </w:p>
        </w:tc>
        <w:tc>
          <w:tcPr>
            <w:tcW w:w="5617" w:type="dxa"/>
          </w:tcPr>
          <w:p w14:paraId="7004BD13" w14:textId="0A609F16" w:rsidR="008A3E10" w:rsidDel="00D5233B" w:rsidRDefault="008A3E10">
            <w:pPr>
              <w:keepNext/>
              <w:jc w:val="center"/>
              <w:rPr>
                <w:del w:id="143" w:author="lhc1990" w:date="2016-05-19T14:06:00Z"/>
              </w:rPr>
              <w:pPrChange w:id="144" w:author="lhc1990" w:date="2016-05-19T14:06:00Z">
                <w:pPr/>
              </w:pPrChange>
            </w:pPr>
            <w:del w:id="145" w:author="lhc1990" w:date="2016-05-19T14:06:00Z">
              <w:r w:rsidDel="00D5233B">
                <w:rPr>
                  <w:rFonts w:hint="eastAsia"/>
                </w:rPr>
                <w:delText>Android</w:delText>
              </w:r>
              <w:r w:rsidDel="00D5233B">
                <w:rPr>
                  <w:rFonts w:hint="eastAsia"/>
                </w:rPr>
                <w:delText>端末と接続した</w:delText>
              </w:r>
              <w:r w:rsidDel="00D5233B">
                <w:rPr>
                  <w:rFonts w:hint="eastAsia"/>
                </w:rPr>
                <w:delText>PC</w:delText>
              </w:r>
              <w:r w:rsidDel="00D5233B">
                <w:rPr>
                  <w:rFonts w:hint="eastAsia"/>
                </w:rPr>
                <w:delText>（</w:delText>
              </w:r>
              <w:r w:rsidDel="00D5233B">
                <w:rPr>
                  <w:rFonts w:hint="eastAsia"/>
                </w:rPr>
                <w:delText>Windows</w:delText>
              </w:r>
              <w:r w:rsidR="00A116BC" w:rsidDel="00D5233B">
                <w:rPr>
                  <w:rFonts w:hint="eastAsia"/>
                </w:rPr>
                <w:delText>等</w:delText>
              </w:r>
              <w:r w:rsidDel="00D5233B">
                <w:rPr>
                  <w:rFonts w:hint="eastAsia"/>
                </w:rPr>
                <w:delText>）から</w:delText>
              </w:r>
              <w:r w:rsidR="00B435F9" w:rsidDel="00D5233B">
                <w:rPr>
                  <w:rFonts w:hint="eastAsia"/>
                </w:rPr>
                <w:delText>、</w:delText>
              </w:r>
              <w:r w:rsidR="00B435F9" w:rsidDel="00D5233B">
                <w:rPr>
                  <w:rFonts w:hint="eastAsia"/>
                </w:rPr>
                <w:delText>Android</w:delText>
              </w:r>
              <w:r w:rsidR="00B435F9" w:rsidDel="00D5233B">
                <w:rPr>
                  <w:rFonts w:hint="eastAsia"/>
                </w:rPr>
                <w:delText>端末にファイルを移す処理のことです。</w:delText>
              </w:r>
            </w:del>
          </w:p>
          <w:p w14:paraId="739E222D" w14:textId="65086FAD" w:rsidR="0066774A" w:rsidDel="00D5233B" w:rsidRDefault="0066774A">
            <w:pPr>
              <w:keepNext/>
              <w:jc w:val="center"/>
              <w:rPr>
                <w:del w:id="146" w:author="lhc1990" w:date="2016-05-19T14:06:00Z"/>
              </w:rPr>
              <w:pPrChange w:id="147" w:author="lhc1990" w:date="2016-05-19T14:06:00Z">
                <w:pPr/>
              </w:pPrChange>
            </w:pPr>
            <w:del w:id="148" w:author="lhc1990" w:date="2016-05-19T14:06:00Z">
              <w:r w:rsidDel="00D5233B">
                <w:rPr>
                  <w:rFonts w:hint="eastAsia"/>
                </w:rPr>
                <w:delText>ADB</w:delText>
              </w:r>
              <w:r w:rsidDel="00D5233B">
                <w:rPr>
                  <w:rFonts w:hint="eastAsia"/>
                </w:rPr>
                <w:delText>でも</w:delText>
              </w:r>
              <w:r w:rsidDel="00D5233B">
                <w:rPr>
                  <w:rFonts w:hint="eastAsia"/>
                </w:rPr>
                <w:delText>CUI</w:delText>
              </w:r>
              <w:r w:rsidDel="00D5233B">
                <w:rPr>
                  <w:rFonts w:hint="eastAsia"/>
                </w:rPr>
                <w:delText>で実行できますが、本書では</w:delText>
              </w:r>
              <w:r w:rsidDel="00D5233B">
                <w:rPr>
                  <w:rFonts w:hint="eastAsia"/>
                </w:rPr>
                <w:delText>File Explorer</w:delText>
              </w:r>
              <w:r w:rsidDel="00D5233B">
                <w:rPr>
                  <w:rFonts w:hint="eastAsia"/>
                </w:rPr>
                <w:delText>で</w:delText>
              </w:r>
              <w:r w:rsidDel="00D5233B">
                <w:rPr>
                  <w:rFonts w:hint="eastAsia"/>
                </w:rPr>
                <w:delText>GUI</w:delText>
              </w:r>
              <w:r w:rsidDel="00D5233B">
                <w:rPr>
                  <w:rFonts w:hint="eastAsia"/>
                </w:rPr>
                <w:delText>として実行しています。（</w:delText>
              </w:r>
              <w:r w:rsidDel="00D5233B">
                <w:fldChar w:fldCharType="begin"/>
              </w:r>
              <w:r w:rsidDel="00D5233B">
                <w:delInstrText xml:space="preserve"> </w:delInstrText>
              </w:r>
              <w:r w:rsidDel="00D5233B">
                <w:rPr>
                  <w:rFonts w:hint="eastAsia"/>
                </w:rPr>
                <w:delInstrText>REF _Ref416967498 \h</w:delInstrText>
              </w:r>
              <w:r w:rsidDel="00D5233B">
                <w:delInstrText xml:space="preserve"> </w:delInstrText>
              </w:r>
              <w:r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3</w:delText>
              </w:r>
              <w:r w:rsidDel="00D5233B">
                <w:fldChar w:fldCharType="end"/>
              </w:r>
              <w:r w:rsidDel="00D5233B">
                <w:rPr>
                  <w:rFonts w:hint="eastAsia"/>
                </w:rPr>
                <w:delText>参考）</w:delText>
              </w:r>
            </w:del>
          </w:p>
        </w:tc>
      </w:tr>
    </w:tbl>
    <w:p w14:paraId="3DDEDB9E" w14:textId="1CCDD197" w:rsidR="007A1F9F" w:rsidDel="00D5233B" w:rsidRDefault="007A1F9F">
      <w:pPr>
        <w:keepNext/>
        <w:jc w:val="center"/>
        <w:rPr>
          <w:del w:id="149" w:author="lhc1990" w:date="2016-05-19T14:06:00Z"/>
        </w:rPr>
        <w:pPrChange w:id="150" w:author="lhc1990" w:date="2016-05-19T14:06:00Z">
          <w:pPr/>
        </w:pPrChange>
      </w:pPr>
    </w:p>
    <w:p w14:paraId="19EAF516" w14:textId="34FCAF2C" w:rsidR="00AA483A" w:rsidDel="00D5233B" w:rsidRDefault="00AA483A">
      <w:pPr>
        <w:keepNext/>
        <w:widowControl/>
        <w:jc w:val="center"/>
        <w:rPr>
          <w:del w:id="151" w:author="lhc1990" w:date="2016-05-19T14:06:00Z"/>
        </w:rPr>
        <w:pPrChange w:id="152" w:author="lhc1990" w:date="2016-05-19T14:06:00Z">
          <w:pPr>
            <w:widowControl/>
            <w:jc w:val="left"/>
          </w:pPr>
        </w:pPrChange>
      </w:pPr>
      <w:del w:id="153" w:author="lhc1990" w:date="2016-05-19T14:06:00Z">
        <w:r w:rsidDel="00D5233B">
          <w:br w:type="page"/>
        </w:r>
      </w:del>
    </w:p>
    <w:p w14:paraId="65C8FBE5" w14:textId="5CD904AC" w:rsidR="00CD3664" w:rsidDel="00D5233B" w:rsidRDefault="00CD3664">
      <w:pPr>
        <w:keepNext/>
        <w:jc w:val="center"/>
        <w:rPr>
          <w:del w:id="154" w:author="lhc1990" w:date="2016-05-19T14:06:00Z"/>
        </w:rPr>
        <w:pPrChange w:id="155" w:author="lhc1990" w:date="2016-05-19T14:06:00Z">
          <w:pPr/>
        </w:pPrChange>
      </w:pPr>
    </w:p>
    <w:p w14:paraId="6A747527" w14:textId="097F8B52" w:rsidR="00CD3664" w:rsidRPr="00CD3664" w:rsidDel="00D5233B" w:rsidRDefault="00A875F6">
      <w:pPr>
        <w:pStyle w:val="Heading1"/>
        <w:numPr>
          <w:ilvl w:val="0"/>
          <w:numId w:val="7"/>
        </w:numPr>
        <w:jc w:val="center"/>
        <w:rPr>
          <w:del w:id="156" w:author="lhc1990" w:date="2016-05-19T14:06:00Z"/>
        </w:rPr>
        <w:pPrChange w:id="157" w:author="lhc1990" w:date="2016-05-19T14:06:00Z">
          <w:pPr>
            <w:pStyle w:val="Heading1"/>
            <w:numPr>
              <w:numId w:val="7"/>
            </w:numPr>
            <w:ind w:left="425" w:hanging="425"/>
          </w:pPr>
        </w:pPrChange>
      </w:pPr>
      <w:bookmarkStart w:id="158" w:name="_Ref415842198"/>
      <w:del w:id="159" w:author="lhc1990" w:date="2016-05-19T14:06:00Z">
        <w:r w:rsidDel="00D5233B">
          <w:rPr>
            <w:rFonts w:hint="eastAsia"/>
          </w:rPr>
          <w:delText>試験</w:delText>
        </w:r>
        <w:r w:rsidR="00BA6D2D" w:rsidDel="00D5233B">
          <w:rPr>
            <w:rFonts w:hint="eastAsia"/>
          </w:rPr>
          <w:delText>環境の準備</w:delText>
        </w:r>
        <w:bookmarkEnd w:id="158"/>
      </w:del>
    </w:p>
    <w:p w14:paraId="10BF47C4" w14:textId="5239276C" w:rsidR="008F7FBE" w:rsidDel="00D5233B" w:rsidRDefault="00C050F4">
      <w:pPr>
        <w:keepNext/>
        <w:ind w:firstLineChars="50" w:firstLine="105"/>
        <w:jc w:val="center"/>
        <w:rPr>
          <w:del w:id="160" w:author="lhc1990" w:date="2016-05-19T14:06:00Z"/>
        </w:rPr>
        <w:pPrChange w:id="161" w:author="lhc1990" w:date="2016-05-19T14:06:00Z">
          <w:pPr>
            <w:ind w:firstLineChars="50" w:firstLine="105"/>
          </w:pPr>
        </w:pPrChange>
      </w:pPr>
      <w:del w:id="162" w:author="lhc1990" w:date="2016-05-19T14:06:00Z">
        <w:r w:rsidDel="00D5233B">
          <w:rPr>
            <w:rFonts w:hint="eastAsia"/>
          </w:rPr>
          <w:delText>本章では、試験環境の準備について記載します。</w:delText>
        </w:r>
        <w:r w:rsidDel="00D5233B">
          <w:rPr>
            <w:rFonts w:hint="eastAsia"/>
          </w:rPr>
          <w:delText>CrypgetSQL</w:delText>
        </w:r>
        <w:r w:rsidDel="00D5233B">
          <w:rPr>
            <w:rFonts w:hint="eastAsia"/>
          </w:rPr>
          <w:delText>に依存する内容は、</w:delText>
        </w:r>
        <w:r w:rsidDel="00D5233B">
          <w:fldChar w:fldCharType="begin"/>
        </w:r>
        <w:r w:rsidDel="00D5233B">
          <w:delInstrText xml:space="preserve"> </w:delInstrText>
        </w:r>
        <w:r w:rsidDel="00D5233B">
          <w:rPr>
            <w:rFonts w:hint="eastAsia"/>
          </w:rPr>
          <w:delInstrText>REF _Ref415841580 \n \h</w:delInstrText>
        </w:r>
        <w:r w:rsidDel="00D5233B">
          <w:delInstrText xml:space="preserve"> </w:delInstrText>
        </w:r>
        <w:r w:rsidDel="00D5233B">
          <w:fldChar w:fldCharType="separate"/>
        </w:r>
        <w:r w:rsidR="00184145" w:rsidDel="00D5233B">
          <w:delText>2.5</w:delText>
        </w:r>
        <w:r w:rsidDel="00D5233B">
          <w:fldChar w:fldCharType="end"/>
        </w:r>
        <w:r w:rsidDel="00D5233B">
          <w:rPr>
            <w:rFonts w:hint="eastAsia"/>
          </w:rPr>
          <w:delText>節「</w:delText>
        </w:r>
        <w:r w:rsidDel="00D5233B">
          <w:fldChar w:fldCharType="begin"/>
        </w:r>
        <w:r w:rsidDel="00D5233B">
          <w:delInstrText xml:space="preserve"> </w:delInstrText>
        </w:r>
        <w:r w:rsidDel="00D5233B">
          <w:rPr>
            <w:rFonts w:hint="eastAsia"/>
          </w:rPr>
          <w:delInstrText>REF _Ref415841588 \h</w:delInstrText>
        </w:r>
        <w:r w:rsidDel="00D5233B">
          <w:delInstrText xml:space="preserve"> </w:delInstrText>
        </w:r>
        <w:r w:rsidDel="00D5233B">
          <w:fldChar w:fldCharType="separate"/>
        </w:r>
        <w:r w:rsidR="00184145" w:rsidDel="00D5233B">
          <w:rPr>
            <w:rFonts w:hint="eastAsia"/>
          </w:rPr>
          <w:delText>試験アプリの準備</w:delText>
        </w:r>
        <w:r w:rsidDel="00D5233B">
          <w:fldChar w:fldCharType="end"/>
        </w:r>
        <w:r w:rsidDel="00D5233B">
          <w:rPr>
            <w:rFonts w:hint="eastAsia"/>
          </w:rPr>
          <w:delText>」のみです。</w:delText>
        </w:r>
        <w:r w:rsidR="0012203F" w:rsidDel="00D5233B">
          <w:rPr>
            <w:rFonts w:hint="eastAsia"/>
          </w:rPr>
          <w:delText>Android</w:delText>
        </w:r>
        <w:r w:rsidR="0012203F" w:rsidDel="00D5233B">
          <w:rPr>
            <w:rFonts w:hint="eastAsia"/>
          </w:rPr>
          <w:delText>の試験環境の知識がある方は、</w:delText>
        </w:r>
        <w:r w:rsidR="0012203F" w:rsidDel="00D5233B">
          <w:fldChar w:fldCharType="begin"/>
        </w:r>
        <w:r w:rsidR="0012203F" w:rsidDel="00D5233B">
          <w:delInstrText xml:space="preserve"> </w:delInstrText>
        </w:r>
        <w:r w:rsidR="0012203F" w:rsidDel="00D5233B">
          <w:rPr>
            <w:rFonts w:hint="eastAsia"/>
          </w:rPr>
          <w:delInstrText>REF _Ref415841580 \n \h</w:delInstrText>
        </w:r>
        <w:r w:rsidR="0012203F" w:rsidDel="00D5233B">
          <w:delInstrText xml:space="preserve"> </w:delInstrText>
        </w:r>
        <w:r w:rsidR="0012203F" w:rsidDel="00D5233B">
          <w:fldChar w:fldCharType="separate"/>
        </w:r>
        <w:r w:rsidR="00184145" w:rsidDel="00D5233B">
          <w:delText>2.5</w:delText>
        </w:r>
        <w:r w:rsidR="0012203F" w:rsidDel="00D5233B">
          <w:fldChar w:fldCharType="end"/>
        </w:r>
        <w:r w:rsidR="0012203F" w:rsidDel="00D5233B">
          <w:rPr>
            <w:rFonts w:hint="eastAsia"/>
          </w:rPr>
          <w:delText>節のみを読むことで問題ありません。</w:delText>
        </w:r>
      </w:del>
    </w:p>
    <w:p w14:paraId="1530E194" w14:textId="75AA3379" w:rsidR="00C050F4" w:rsidDel="00D5233B" w:rsidRDefault="00C050F4">
      <w:pPr>
        <w:keepNext/>
        <w:jc w:val="center"/>
        <w:rPr>
          <w:del w:id="163" w:author="lhc1990" w:date="2016-05-19T14:06:00Z"/>
        </w:rPr>
        <w:pPrChange w:id="164" w:author="lhc1990" w:date="2016-05-19T14:06:00Z">
          <w:pPr/>
        </w:pPrChange>
      </w:pPr>
    </w:p>
    <w:p w14:paraId="0F4AA729" w14:textId="5A3C3B9A" w:rsidR="008F5F35" w:rsidDel="00D5233B" w:rsidRDefault="00277917">
      <w:pPr>
        <w:pStyle w:val="Heading2"/>
        <w:numPr>
          <w:ilvl w:val="1"/>
          <w:numId w:val="7"/>
        </w:numPr>
        <w:jc w:val="center"/>
        <w:rPr>
          <w:del w:id="165" w:author="lhc1990" w:date="2016-05-19T14:06:00Z"/>
        </w:rPr>
        <w:pPrChange w:id="166" w:author="lhc1990" w:date="2016-05-19T14:06:00Z">
          <w:pPr>
            <w:pStyle w:val="Heading2"/>
            <w:numPr>
              <w:ilvl w:val="1"/>
              <w:numId w:val="7"/>
            </w:numPr>
            <w:ind w:left="567" w:hanging="567"/>
          </w:pPr>
        </w:pPrChange>
      </w:pPr>
      <w:bookmarkStart w:id="167" w:name="_Ref416181545"/>
      <w:bookmarkStart w:id="168" w:name="_Ref416181558"/>
      <w:del w:id="169" w:author="lhc1990" w:date="2016-05-19T14:06:00Z">
        <w:r w:rsidDel="00D5233B">
          <w:rPr>
            <w:rFonts w:hint="eastAsia"/>
          </w:rPr>
          <w:delText>SDK</w:delText>
        </w:r>
        <w:r w:rsidDel="00D5233B">
          <w:rPr>
            <w:rFonts w:hint="eastAsia"/>
          </w:rPr>
          <w:delText>と</w:delText>
        </w:r>
        <w:r w:rsidR="00C91A79" w:rsidDel="00D5233B">
          <w:rPr>
            <w:rFonts w:hint="eastAsia"/>
          </w:rPr>
          <w:delText>ADT</w:delText>
        </w:r>
        <w:r w:rsidR="008F5F35" w:rsidDel="00D5233B">
          <w:rPr>
            <w:rFonts w:hint="eastAsia"/>
          </w:rPr>
          <w:delText>の</w:delText>
        </w:r>
        <w:r w:rsidR="00AE42A4" w:rsidDel="00D5233B">
          <w:rPr>
            <w:rFonts w:hint="eastAsia"/>
          </w:rPr>
          <w:delText>準備</w:delText>
        </w:r>
        <w:bookmarkEnd w:id="167"/>
        <w:bookmarkEnd w:id="168"/>
      </w:del>
    </w:p>
    <w:p w14:paraId="3DFB92CE" w14:textId="3C257663" w:rsidR="004336AE" w:rsidRPr="00782467" w:rsidDel="00D5233B" w:rsidRDefault="00AE42A4">
      <w:pPr>
        <w:keepNext/>
        <w:jc w:val="center"/>
        <w:rPr>
          <w:del w:id="170" w:author="lhc1990" w:date="2016-05-19T14:06:00Z"/>
        </w:rPr>
        <w:pPrChange w:id="171" w:author="lhc1990" w:date="2016-05-19T14:06:00Z">
          <w:pPr/>
        </w:pPrChange>
      </w:pPr>
      <w:del w:id="172" w:author="lhc1990" w:date="2016-05-19T14:06:00Z">
        <w:r w:rsidDel="00D5233B">
          <w:rPr>
            <w:rFonts w:hint="eastAsia"/>
          </w:rPr>
          <w:delText>本項では、</w:delText>
        </w:r>
        <w:r w:rsidDel="00D5233B">
          <w:rPr>
            <w:rFonts w:hint="eastAsia"/>
          </w:rPr>
          <w:delText>Eclipse</w:delText>
        </w:r>
        <w:r w:rsidR="00C4447F" w:rsidDel="00D5233B">
          <w:rPr>
            <w:rFonts w:hint="eastAsia"/>
          </w:rPr>
          <w:delText>に</w:delText>
        </w:r>
        <w:r w:rsidR="00277917" w:rsidDel="00D5233B">
          <w:rPr>
            <w:rFonts w:hint="eastAsia"/>
          </w:rPr>
          <w:delText>SDK</w:delText>
        </w:r>
        <w:r w:rsidR="00277917" w:rsidDel="00D5233B">
          <w:rPr>
            <w:rFonts w:hint="eastAsia"/>
          </w:rPr>
          <w:delText>と</w:delText>
        </w:r>
        <w:r w:rsidDel="00D5233B">
          <w:rPr>
            <w:rFonts w:hint="eastAsia"/>
          </w:rPr>
          <w:delText>ADT</w:delText>
        </w:r>
        <w:r w:rsidDel="00D5233B">
          <w:rPr>
            <w:rFonts w:hint="eastAsia"/>
          </w:rPr>
          <w:delText>（</w:delText>
        </w:r>
        <w:r w:rsidDel="00D5233B">
          <w:rPr>
            <w:rFonts w:hint="eastAsia"/>
          </w:rPr>
          <w:delText>Android Devel</w:delText>
        </w:r>
        <w:r w:rsidR="006A57EF" w:rsidDel="00D5233B">
          <w:rPr>
            <w:rFonts w:hint="eastAsia"/>
          </w:rPr>
          <w:delText>o</w:delText>
        </w:r>
        <w:r w:rsidDel="00D5233B">
          <w:rPr>
            <w:rFonts w:hint="eastAsia"/>
          </w:rPr>
          <w:delText>per Tool</w:delText>
        </w:r>
        <w:r w:rsidR="006A57EF" w:rsidDel="00D5233B">
          <w:rPr>
            <w:rFonts w:hint="eastAsia"/>
          </w:rPr>
          <w:delText>s</w:delText>
        </w:r>
        <w:r w:rsidDel="00D5233B">
          <w:rPr>
            <w:rFonts w:hint="eastAsia"/>
          </w:rPr>
          <w:delText>）</w:delText>
        </w:r>
        <w:r w:rsidR="00C4447F" w:rsidDel="00D5233B">
          <w:rPr>
            <w:rFonts w:hint="eastAsia"/>
          </w:rPr>
          <w:delText>プラグイン</w:delText>
        </w:r>
        <w:r w:rsidDel="00D5233B">
          <w:rPr>
            <w:rFonts w:hint="eastAsia"/>
          </w:rPr>
          <w:delText>の</w:delText>
        </w:r>
        <w:r w:rsidR="00183D86" w:rsidDel="00D5233B">
          <w:rPr>
            <w:rFonts w:hint="eastAsia"/>
          </w:rPr>
          <w:delText>インストール</w:delText>
        </w:r>
        <w:r w:rsidR="00D71F6E" w:rsidDel="00D5233B">
          <w:rPr>
            <w:rFonts w:hint="eastAsia"/>
          </w:rPr>
          <w:delText>方法</w:delText>
        </w:r>
        <w:r w:rsidR="00183D86" w:rsidDel="00D5233B">
          <w:rPr>
            <w:rFonts w:hint="eastAsia"/>
          </w:rPr>
          <w:delText>について記載し</w:delText>
        </w:r>
        <w:r w:rsidR="00B179C2" w:rsidDel="00D5233B">
          <w:rPr>
            <w:rFonts w:hint="eastAsia"/>
          </w:rPr>
          <w:delText>ます</w:delText>
        </w:r>
        <w:r w:rsidR="00183D86" w:rsidDel="00D5233B">
          <w:rPr>
            <w:rFonts w:hint="eastAsia"/>
          </w:rPr>
          <w:delText>。</w:delText>
        </w:r>
      </w:del>
    </w:p>
    <w:tbl>
      <w:tblPr>
        <w:tblStyle w:val="TableGrid"/>
        <w:tblW w:w="0" w:type="auto"/>
        <w:tblLook w:val="04A0" w:firstRow="1" w:lastRow="0" w:firstColumn="1" w:lastColumn="0" w:noHBand="0" w:noVBand="1"/>
      </w:tblPr>
      <w:tblGrid>
        <w:gridCol w:w="8702"/>
      </w:tblGrid>
      <w:tr w:rsidR="004336AE" w:rsidDel="00D5233B" w14:paraId="57152BCD" w14:textId="5C9BC8EE" w:rsidTr="00E15088">
        <w:trPr>
          <w:del w:id="173" w:author="lhc1990" w:date="2016-05-19T14:06:00Z"/>
        </w:trPr>
        <w:tc>
          <w:tcPr>
            <w:tcW w:w="8702" w:type="dxa"/>
          </w:tcPr>
          <w:p w14:paraId="773BCA8A" w14:textId="7DB8B29D" w:rsidR="004336AE" w:rsidDel="00D5233B" w:rsidRDefault="004336AE">
            <w:pPr>
              <w:keepNext/>
              <w:jc w:val="center"/>
              <w:rPr>
                <w:del w:id="174" w:author="lhc1990" w:date="2016-05-19T14:06:00Z"/>
              </w:rPr>
              <w:pPrChange w:id="175" w:author="lhc1990" w:date="2016-05-19T14:06:00Z">
                <w:pPr/>
              </w:pPrChange>
            </w:pPr>
            <w:del w:id="176" w:author="lhc1990" w:date="2016-05-19T14:06:00Z">
              <w:r w:rsidDel="00D5233B">
                <w:rPr>
                  <w:rFonts w:hint="eastAsia"/>
                </w:rPr>
                <w:delText>【注意】</w:delText>
              </w:r>
            </w:del>
          </w:p>
          <w:p w14:paraId="4BD60AF1" w14:textId="72010876" w:rsidR="000039E9" w:rsidDel="00D5233B" w:rsidRDefault="004336AE">
            <w:pPr>
              <w:keepNext/>
              <w:jc w:val="center"/>
              <w:rPr>
                <w:del w:id="177" w:author="lhc1990" w:date="2016-05-19T14:06:00Z"/>
              </w:rPr>
              <w:pPrChange w:id="178" w:author="lhc1990" w:date="2016-05-19T14:06:00Z">
                <w:pPr/>
              </w:pPrChange>
            </w:pPr>
            <w:del w:id="179" w:author="lhc1990" w:date="2016-05-19T14:06:00Z">
              <w:r w:rsidDel="00D5233B">
                <w:rPr>
                  <w:rFonts w:hint="eastAsia"/>
                </w:rPr>
                <w:delText>本書記載時（</w:delText>
              </w:r>
              <w:r w:rsidR="002B214F" w:rsidDel="00D5233B">
                <w:rPr>
                  <w:rFonts w:hint="eastAsia"/>
                </w:rPr>
                <w:delText>2015</w:delText>
              </w:r>
              <w:r w:rsidR="002B214F" w:rsidDel="00D5233B">
                <w:rPr>
                  <w:rFonts w:hint="eastAsia"/>
                </w:rPr>
                <w:delText>年</w:delText>
              </w:r>
              <w:r w:rsidR="002B214F" w:rsidDel="00D5233B">
                <w:rPr>
                  <w:rFonts w:hint="eastAsia"/>
                </w:rPr>
                <w:delText>4</w:delText>
              </w:r>
              <w:r w:rsidR="002B214F" w:rsidDel="00D5233B">
                <w:rPr>
                  <w:rFonts w:hint="eastAsia"/>
                </w:rPr>
                <w:delText>月</w:delText>
              </w:r>
              <w:r w:rsidR="00F55C90" w:rsidDel="00D5233B">
                <w:rPr>
                  <w:rFonts w:hint="eastAsia"/>
                </w:rPr>
                <w:delText>）</w:delText>
              </w:r>
              <w:r w:rsidR="007C7E3A" w:rsidDel="00D5233B">
                <w:rPr>
                  <w:rFonts w:hint="eastAsia"/>
                </w:rPr>
                <w:delText>現在</w:delText>
              </w:r>
              <w:r w:rsidDel="00D5233B">
                <w:rPr>
                  <w:rFonts w:hint="eastAsia"/>
                </w:rPr>
                <w:delText>、</w:delText>
              </w:r>
              <w:r w:rsidDel="00D5233B">
                <w:delText>IntelliJ IDEA</w:delText>
              </w:r>
              <w:r w:rsidDel="00D5233B">
                <w:rPr>
                  <w:rFonts w:hint="eastAsia"/>
                </w:rPr>
                <w:delText xml:space="preserve"> </w:delText>
              </w:r>
              <w:r w:rsidDel="00D5233B">
                <w:rPr>
                  <w:rFonts w:hint="eastAsia"/>
                </w:rPr>
                <w:delText>をベースとした</w:delText>
              </w:r>
              <w:r w:rsidDel="00D5233B">
                <w:rPr>
                  <w:rFonts w:hint="eastAsia"/>
                </w:rPr>
                <w:delText>Android Studio</w:delText>
              </w:r>
              <w:r w:rsidR="00B759B9" w:rsidDel="00D5233B">
                <w:rPr>
                  <w:rFonts w:hint="eastAsia"/>
                </w:rPr>
                <w:delText>が公開さいます。</w:delText>
              </w:r>
              <w:r w:rsidDel="00D5233B">
                <w:rPr>
                  <w:rFonts w:hint="eastAsia"/>
                </w:rPr>
                <w:delText>今後、この</w:delText>
              </w:r>
              <w:r w:rsidDel="00D5233B">
                <w:rPr>
                  <w:rFonts w:hint="eastAsia"/>
                </w:rPr>
                <w:delText>Android Studio</w:delText>
              </w:r>
              <w:r w:rsidDel="00D5233B">
                <w:rPr>
                  <w:rFonts w:hint="eastAsia"/>
                </w:rPr>
                <w:delText>が</w:delText>
              </w:r>
              <w:r w:rsidDel="00D5233B">
                <w:rPr>
                  <w:rFonts w:hint="eastAsia"/>
                </w:rPr>
                <w:delText>Google</w:delText>
              </w:r>
              <w:r w:rsidDel="00D5233B">
                <w:rPr>
                  <w:rFonts w:hint="eastAsia"/>
                </w:rPr>
                <w:delText>公式の</w:delText>
              </w:r>
              <w:r w:rsidDel="00D5233B">
                <w:rPr>
                  <w:rFonts w:hint="eastAsia"/>
                </w:rPr>
                <w:delText>Android</w:delText>
              </w:r>
              <w:r w:rsidDel="00D5233B">
                <w:rPr>
                  <w:rFonts w:hint="eastAsia"/>
                </w:rPr>
                <w:delText>用</w:delText>
              </w:r>
              <w:r w:rsidDel="00D5233B">
                <w:rPr>
                  <w:rFonts w:hint="eastAsia"/>
                </w:rPr>
                <w:delText>IDE</w:delText>
              </w:r>
              <w:r w:rsidDel="00D5233B">
                <w:rPr>
                  <w:rFonts w:hint="eastAsia"/>
                </w:rPr>
                <w:delText>になるようです。</w:delText>
              </w:r>
            </w:del>
          </w:p>
          <w:p w14:paraId="6D6E8E4C" w14:textId="0EA86C6D" w:rsidR="004336AE" w:rsidDel="00D5233B" w:rsidRDefault="00C4447F">
            <w:pPr>
              <w:keepNext/>
              <w:jc w:val="center"/>
              <w:rPr>
                <w:del w:id="180" w:author="lhc1990" w:date="2016-05-19T14:06:00Z"/>
              </w:rPr>
              <w:pPrChange w:id="181" w:author="lhc1990" w:date="2016-05-19T14:06:00Z">
                <w:pPr/>
              </w:pPrChange>
            </w:pPr>
            <w:del w:id="182" w:author="lhc1990" w:date="2016-05-19T14:06:00Z">
              <w:r w:rsidDel="00D5233B">
                <w:rPr>
                  <w:rFonts w:hint="eastAsia"/>
                </w:rPr>
                <w:delText>しかし、</w:delText>
              </w:r>
              <w:r w:rsidR="004336AE" w:rsidDel="00D5233B">
                <w:rPr>
                  <w:rFonts w:hint="eastAsia"/>
                </w:rPr>
                <w:delText>以下の理由から、本書は</w:delText>
              </w:r>
              <w:r w:rsidR="009A44E0" w:rsidDel="00D5233B">
                <w:rPr>
                  <w:rFonts w:hint="eastAsia"/>
                </w:rPr>
                <w:delText>旧</w:delText>
              </w:r>
              <w:r w:rsidR="009A44E0" w:rsidDel="00D5233B">
                <w:rPr>
                  <w:rFonts w:hint="eastAsia"/>
                </w:rPr>
                <w:delText>IDE</w:delText>
              </w:r>
              <w:r w:rsidR="009A44E0" w:rsidDel="00D5233B">
                <w:rPr>
                  <w:rFonts w:hint="eastAsia"/>
                </w:rPr>
                <w:delText>である</w:delText>
              </w:r>
              <w:r w:rsidR="004336AE" w:rsidDel="00D5233B">
                <w:rPr>
                  <w:rFonts w:hint="eastAsia"/>
                </w:rPr>
                <w:delText>Eclipse</w:delText>
              </w:r>
              <w:r w:rsidR="004336AE" w:rsidDel="00D5233B">
                <w:rPr>
                  <w:rFonts w:hint="eastAsia"/>
                </w:rPr>
                <w:delText>ベースの</w:delText>
              </w:r>
              <w:r w:rsidR="004336AE" w:rsidDel="00D5233B">
                <w:rPr>
                  <w:rFonts w:hint="eastAsia"/>
                </w:rPr>
                <w:delText>IDE</w:delText>
              </w:r>
              <w:r w:rsidR="004336AE" w:rsidDel="00D5233B">
                <w:rPr>
                  <w:rFonts w:hint="eastAsia"/>
                </w:rPr>
                <w:delText>を用いた説明になっております。</w:delText>
              </w:r>
            </w:del>
          </w:p>
          <w:p w14:paraId="4555F624" w14:textId="728DA676" w:rsidR="004336AE" w:rsidDel="00D5233B" w:rsidRDefault="004336AE">
            <w:pPr>
              <w:pStyle w:val="ListParagraph"/>
              <w:keepNext/>
              <w:numPr>
                <w:ilvl w:val="0"/>
                <w:numId w:val="16"/>
              </w:numPr>
              <w:ind w:leftChars="0"/>
              <w:jc w:val="center"/>
              <w:rPr>
                <w:del w:id="183" w:author="lhc1990" w:date="2016-05-19T14:06:00Z"/>
              </w:rPr>
              <w:pPrChange w:id="184" w:author="lhc1990" w:date="2016-05-19T14:06:00Z">
                <w:pPr>
                  <w:pStyle w:val="ListParagraph"/>
                  <w:numPr>
                    <w:numId w:val="16"/>
                  </w:numPr>
                  <w:ind w:leftChars="0" w:left="420" w:hanging="420"/>
                </w:pPr>
              </w:pPrChange>
            </w:pPr>
            <w:del w:id="185" w:author="lhc1990" w:date="2016-05-19T14:06:00Z">
              <w:r w:rsidDel="00D5233B">
                <w:rPr>
                  <w:rFonts w:hint="eastAsia"/>
                </w:rPr>
                <w:delText>Eclipse</w:delText>
              </w:r>
              <w:r w:rsidDel="00D5233B">
                <w:rPr>
                  <w:rFonts w:hint="eastAsia"/>
                </w:rPr>
                <w:delText>ベースの</w:delText>
              </w:r>
              <w:r w:rsidDel="00D5233B">
                <w:rPr>
                  <w:rFonts w:hint="eastAsia"/>
                </w:rPr>
                <w:delText>IDE</w:delText>
              </w:r>
              <w:r w:rsidDel="00D5233B">
                <w:rPr>
                  <w:rFonts w:hint="eastAsia"/>
                </w:rPr>
                <w:delText>で</w:delText>
              </w:r>
              <w:r w:rsidDel="00D5233B">
                <w:rPr>
                  <w:rFonts w:hint="eastAsia"/>
                </w:rPr>
                <w:delText>CrypgetSQL</w:delText>
              </w:r>
              <w:r w:rsidDel="00D5233B">
                <w:rPr>
                  <w:rFonts w:hint="eastAsia"/>
                </w:rPr>
                <w:delText>を試験してきたため</w:delText>
              </w:r>
            </w:del>
          </w:p>
          <w:p w14:paraId="0DD098B9" w14:textId="29C6F1C0" w:rsidR="00406902" w:rsidDel="00D5233B" w:rsidRDefault="00406902">
            <w:pPr>
              <w:pStyle w:val="ListParagraph"/>
              <w:keepNext/>
              <w:numPr>
                <w:ilvl w:val="0"/>
                <w:numId w:val="16"/>
              </w:numPr>
              <w:ind w:leftChars="0"/>
              <w:jc w:val="center"/>
              <w:rPr>
                <w:del w:id="186" w:author="lhc1990" w:date="2016-05-19T14:06:00Z"/>
              </w:rPr>
              <w:pPrChange w:id="187" w:author="lhc1990" w:date="2016-05-19T14:06:00Z">
                <w:pPr>
                  <w:pStyle w:val="ListParagraph"/>
                  <w:numPr>
                    <w:numId w:val="16"/>
                  </w:numPr>
                  <w:ind w:leftChars="0" w:left="420" w:hanging="420"/>
                </w:pPr>
              </w:pPrChange>
            </w:pPr>
            <w:del w:id="188" w:author="lhc1990" w:date="2016-05-19T14:06:00Z">
              <w:r w:rsidDel="00D5233B">
                <w:rPr>
                  <w:rFonts w:hint="eastAsia"/>
                </w:rPr>
                <w:delText>CrypgetSQL</w:delText>
              </w:r>
              <w:r w:rsidDel="00D5233B">
                <w:rPr>
                  <w:rFonts w:hint="eastAsia"/>
                </w:rPr>
                <w:delText>の試験アプリが</w:delText>
              </w:r>
              <w:r w:rsidDel="00D5233B">
                <w:rPr>
                  <w:rFonts w:hint="eastAsia"/>
                </w:rPr>
                <w:delText>Eclipse</w:delText>
              </w:r>
              <w:r w:rsidDel="00D5233B">
                <w:rPr>
                  <w:rFonts w:hint="eastAsia"/>
                </w:rPr>
                <w:delText>プロジェクト形式のため</w:delText>
              </w:r>
            </w:del>
          </w:p>
          <w:p w14:paraId="167FBC4A" w14:textId="4DDB3884" w:rsidR="004336AE" w:rsidDel="00D5233B" w:rsidRDefault="004336AE">
            <w:pPr>
              <w:pStyle w:val="ListParagraph"/>
              <w:keepNext/>
              <w:numPr>
                <w:ilvl w:val="0"/>
                <w:numId w:val="16"/>
              </w:numPr>
              <w:ind w:leftChars="0"/>
              <w:jc w:val="center"/>
              <w:rPr>
                <w:del w:id="189" w:author="lhc1990" w:date="2016-05-19T14:06:00Z"/>
              </w:rPr>
              <w:pPrChange w:id="190" w:author="lhc1990" w:date="2016-05-19T14:06:00Z">
                <w:pPr>
                  <w:pStyle w:val="ListParagraph"/>
                  <w:numPr>
                    <w:numId w:val="16"/>
                  </w:numPr>
                  <w:ind w:leftChars="0" w:left="420" w:hanging="420"/>
                </w:pPr>
              </w:pPrChange>
            </w:pPr>
            <w:del w:id="191" w:author="lhc1990" w:date="2016-05-19T14:06:00Z">
              <w:r w:rsidDel="00D5233B">
                <w:rPr>
                  <w:rFonts w:hint="eastAsia"/>
                </w:rPr>
                <w:delText>筆者が</w:delText>
              </w:r>
              <w:r w:rsidDel="00D5233B">
                <w:rPr>
                  <w:rFonts w:hint="eastAsia"/>
                </w:rPr>
                <w:delText>Android Studio</w:delText>
              </w:r>
              <w:r w:rsidR="00F63D90" w:rsidDel="00D5233B">
                <w:rPr>
                  <w:rFonts w:hint="eastAsia"/>
                </w:rPr>
                <w:delText>及び</w:delText>
              </w:r>
              <w:r w:rsidR="00F63D90" w:rsidDel="00D5233B">
                <w:delText>IntelliJ IDEA</w:delText>
              </w:r>
              <w:r w:rsidDel="00D5233B">
                <w:rPr>
                  <w:rFonts w:hint="eastAsia"/>
                </w:rPr>
                <w:delText>のノウハウを持っていないため</w:delText>
              </w:r>
            </w:del>
          </w:p>
          <w:p w14:paraId="3D671682" w14:textId="6E13F90A" w:rsidR="00C4447F" w:rsidDel="00D5233B" w:rsidRDefault="00C4447F">
            <w:pPr>
              <w:keepNext/>
              <w:jc w:val="center"/>
              <w:rPr>
                <w:del w:id="192" w:author="lhc1990" w:date="2016-05-19T14:06:00Z"/>
              </w:rPr>
              <w:pPrChange w:id="193" w:author="lhc1990" w:date="2016-05-19T14:06:00Z">
                <w:pPr/>
              </w:pPrChange>
            </w:pPr>
          </w:p>
          <w:p w14:paraId="36D758D6" w14:textId="693F0CD7" w:rsidR="00EB2AAB" w:rsidDel="00D5233B" w:rsidRDefault="00923F9E">
            <w:pPr>
              <w:keepNext/>
              <w:jc w:val="center"/>
              <w:rPr>
                <w:del w:id="194" w:author="lhc1990" w:date="2016-05-19T14:06:00Z"/>
              </w:rPr>
              <w:pPrChange w:id="195" w:author="lhc1990" w:date="2016-05-19T14:06:00Z">
                <w:pPr/>
              </w:pPrChange>
            </w:pPr>
            <w:del w:id="196" w:author="lhc1990" w:date="2016-05-19T14:06:00Z">
              <w:r w:rsidDel="00D5233B">
                <w:rPr>
                  <w:rFonts w:hint="eastAsia"/>
                </w:rPr>
                <w:delText>また、</w:delText>
              </w:r>
              <w:r w:rsidR="00C4447F" w:rsidDel="00D5233B">
                <w:rPr>
                  <w:rFonts w:hint="eastAsia"/>
                </w:rPr>
                <w:delText>Android Studio</w:delText>
              </w:r>
              <w:r w:rsidR="0002531D" w:rsidDel="00D5233B">
                <w:rPr>
                  <w:rFonts w:hint="eastAsia"/>
                </w:rPr>
                <w:delText>が公開される以前、</w:delText>
              </w:r>
              <w:r w:rsidR="00C4447F" w:rsidDel="00D5233B">
                <w:rPr>
                  <w:rFonts w:hint="eastAsia"/>
                </w:rPr>
                <w:delText>Google</w:delText>
              </w:r>
              <w:r w:rsidR="00C4447F" w:rsidDel="00D5233B">
                <w:rPr>
                  <w:rFonts w:hint="eastAsia"/>
                </w:rPr>
                <w:delText>のサイトから</w:delText>
              </w:r>
              <w:r w:rsidR="007C1B65" w:rsidDel="00D5233B">
                <w:rPr>
                  <w:rFonts w:hint="eastAsia"/>
                </w:rPr>
                <w:delText>SDK</w:delText>
              </w:r>
              <w:r w:rsidR="00711B62" w:rsidDel="00D5233B">
                <w:rPr>
                  <w:rFonts w:hint="eastAsia"/>
                </w:rPr>
                <w:delText>や</w:delText>
              </w:r>
              <w:r w:rsidR="007C1B65" w:rsidDel="00D5233B">
                <w:rPr>
                  <w:rFonts w:hint="eastAsia"/>
                </w:rPr>
                <w:delText>ADT</w:delText>
              </w:r>
              <w:r w:rsidR="008F7612" w:rsidDel="00D5233B">
                <w:rPr>
                  <w:rFonts w:hint="eastAsia"/>
                </w:rPr>
                <w:delText>を</w:delText>
              </w:r>
              <w:r w:rsidR="009A44E0" w:rsidDel="00D5233B">
                <w:rPr>
                  <w:rFonts w:hint="eastAsia"/>
                </w:rPr>
                <w:delText>同梱した</w:delText>
              </w:r>
              <w:r w:rsidR="00C4447F" w:rsidDel="00D5233B">
                <w:rPr>
                  <w:rFonts w:hint="eastAsia"/>
                </w:rPr>
                <w:delText>Eclipse</w:delText>
              </w:r>
              <w:r w:rsidR="00961C5C" w:rsidDel="00D5233B">
                <w:rPr>
                  <w:rFonts w:hint="eastAsia"/>
                </w:rPr>
                <w:delText>（</w:delText>
              </w:r>
              <w:r w:rsidR="00961C5C" w:rsidDel="00D5233B">
                <w:rPr>
                  <w:rFonts w:hint="eastAsia"/>
                </w:rPr>
                <w:delText>ADT</w:delText>
              </w:r>
              <w:r w:rsidR="00961C5C" w:rsidDel="00D5233B">
                <w:rPr>
                  <w:rFonts w:hint="eastAsia"/>
                </w:rPr>
                <w:delText>バンドル版</w:delText>
              </w:r>
              <w:r w:rsidR="00961C5C" w:rsidDel="00D5233B">
                <w:rPr>
                  <w:rFonts w:hint="eastAsia"/>
                </w:rPr>
                <w:delText>Eclipse</w:delText>
              </w:r>
              <w:r w:rsidR="00961C5C" w:rsidDel="00D5233B">
                <w:rPr>
                  <w:rFonts w:hint="eastAsia"/>
                </w:rPr>
                <w:delText>）</w:delText>
              </w:r>
              <w:r w:rsidR="00C4447F" w:rsidDel="00D5233B">
                <w:rPr>
                  <w:rFonts w:hint="eastAsia"/>
                </w:rPr>
                <w:delText>が公開されてい</w:delText>
              </w:r>
              <w:r w:rsidR="00711B62" w:rsidDel="00D5233B">
                <w:rPr>
                  <w:rFonts w:hint="eastAsia"/>
                </w:rPr>
                <w:delText>ました。</w:delText>
              </w:r>
              <w:r w:rsidR="00C4447F" w:rsidDel="00D5233B">
                <w:rPr>
                  <w:rFonts w:hint="eastAsia"/>
                </w:rPr>
                <w:delText>本書</w:delText>
              </w:r>
              <w:r w:rsidR="00711B62" w:rsidDel="00D5233B">
                <w:rPr>
                  <w:rFonts w:hint="eastAsia"/>
                </w:rPr>
                <w:delText>の記述</w:delText>
              </w:r>
              <w:r w:rsidR="00C4447F" w:rsidDel="00D5233B">
                <w:rPr>
                  <w:rFonts w:hint="eastAsia"/>
                </w:rPr>
                <w:delText>はそれを利用し</w:delText>
              </w:r>
              <w:r w:rsidR="00711B62" w:rsidDel="00D5233B">
                <w:rPr>
                  <w:rFonts w:hint="eastAsia"/>
                </w:rPr>
                <w:delText>たものになっています。</w:delText>
              </w:r>
              <w:r w:rsidR="003C4DEB" w:rsidDel="00D5233B">
                <w:rPr>
                  <w:rFonts w:hint="eastAsia"/>
                </w:rPr>
                <w:delText>しかし、</w:delText>
              </w:r>
              <w:r w:rsidR="002B447D" w:rsidDel="00D5233B">
                <w:rPr>
                  <w:rFonts w:hint="eastAsia"/>
                </w:rPr>
                <w:delText>本書記載時、</w:delText>
              </w:r>
              <w:r w:rsidR="00961C5C" w:rsidDel="00D5233B">
                <w:rPr>
                  <w:rFonts w:hint="eastAsia"/>
                </w:rPr>
                <w:delText>ADT</w:delText>
              </w:r>
              <w:r w:rsidR="00961C5C" w:rsidDel="00D5233B">
                <w:rPr>
                  <w:rFonts w:hint="eastAsia"/>
                </w:rPr>
                <w:delText>バンドル版</w:delText>
              </w:r>
              <w:r w:rsidR="00961C5C" w:rsidDel="00D5233B">
                <w:rPr>
                  <w:rFonts w:hint="eastAsia"/>
                </w:rPr>
                <w:delText>Eclipse</w:delText>
              </w:r>
              <w:r w:rsidR="00C66265" w:rsidDel="00D5233B">
                <w:rPr>
                  <w:rFonts w:hint="eastAsia"/>
                </w:rPr>
                <w:delText>を公開していたサイトで</w:delText>
              </w:r>
              <w:r w:rsidR="00961C5C" w:rsidDel="00D5233B">
                <w:rPr>
                  <w:rFonts w:hint="eastAsia"/>
                </w:rPr>
                <w:delText>は</w:delText>
              </w:r>
              <w:r w:rsidR="003C4DEB" w:rsidDel="00D5233B">
                <w:rPr>
                  <w:rFonts w:hint="eastAsia"/>
                </w:rPr>
                <w:delText>、</w:delText>
              </w:r>
              <w:r w:rsidR="003C4DEB" w:rsidDel="00D5233B">
                <w:rPr>
                  <w:rFonts w:hint="eastAsia"/>
                </w:rPr>
                <w:delText>Android Studio</w:delText>
              </w:r>
              <w:r w:rsidR="00B12788" w:rsidDel="00D5233B">
                <w:rPr>
                  <w:rFonts w:hint="eastAsia"/>
                </w:rPr>
                <w:delText>に変わってしまったよう</w:delText>
              </w:r>
              <w:r w:rsidR="00C4447F" w:rsidDel="00D5233B">
                <w:rPr>
                  <w:rFonts w:hint="eastAsia"/>
                </w:rPr>
                <w:delText>で</w:delText>
              </w:r>
              <w:r w:rsidR="0035510B" w:rsidDel="00D5233B">
                <w:rPr>
                  <w:rFonts w:hint="eastAsia"/>
                </w:rPr>
                <w:delText>す</w:delText>
              </w:r>
              <w:r w:rsidR="00EB2AAB" w:rsidDel="00D5233B">
                <w:rPr>
                  <w:rFonts w:hint="eastAsia"/>
                </w:rPr>
                <w:delText>。</w:delText>
              </w:r>
            </w:del>
          </w:p>
          <w:p w14:paraId="7E77DAE3" w14:textId="725C5E55" w:rsidR="005F56F7" w:rsidDel="00D5233B" w:rsidRDefault="00B03412">
            <w:pPr>
              <w:keepNext/>
              <w:jc w:val="center"/>
              <w:rPr>
                <w:del w:id="197" w:author="lhc1990" w:date="2016-05-19T14:06:00Z"/>
              </w:rPr>
              <w:pPrChange w:id="198" w:author="lhc1990" w:date="2016-05-19T14:06:00Z">
                <w:pPr/>
              </w:pPrChange>
            </w:pPr>
            <w:del w:id="199" w:author="lhc1990" w:date="2016-05-19T14:06:00Z">
              <w:r w:rsidDel="00D5233B">
                <w:rPr>
                  <w:rFonts w:hint="eastAsia"/>
                </w:rPr>
                <w:delText>ADT</w:delText>
              </w:r>
              <w:r w:rsidDel="00D5233B">
                <w:rPr>
                  <w:rFonts w:hint="eastAsia"/>
                </w:rPr>
                <w:delText>バンドル版</w:delText>
              </w:r>
              <w:r w:rsidDel="00D5233B">
                <w:rPr>
                  <w:rFonts w:hint="eastAsia"/>
                </w:rPr>
                <w:delText>Eclipse</w:delText>
              </w:r>
              <w:r w:rsidDel="00D5233B">
                <w:rPr>
                  <w:rFonts w:hint="eastAsia"/>
                </w:rPr>
                <w:delText>と</w:delText>
              </w:r>
              <w:r w:rsidR="00EB2AAB" w:rsidDel="00D5233B">
                <w:rPr>
                  <w:rFonts w:hint="eastAsia"/>
                </w:rPr>
                <w:delText>類似の環境を得られると思われるインストール方法について</w:delText>
              </w:r>
              <w:r w:rsidR="00C4447F" w:rsidDel="00D5233B">
                <w:rPr>
                  <w:rFonts w:hint="eastAsia"/>
                </w:rPr>
                <w:delText>記載します</w:delText>
              </w:r>
              <w:r w:rsidR="00D27F61" w:rsidDel="00D5233B">
                <w:rPr>
                  <w:rFonts w:hint="eastAsia"/>
                </w:rPr>
                <w:delText>が、本</w:delText>
              </w:r>
              <w:r w:rsidR="005F56F7" w:rsidDel="00D5233B">
                <w:rPr>
                  <w:rFonts w:hint="eastAsia"/>
                </w:rPr>
                <w:delText>書を記載するにあたって利用した環境と異なっていることをご了承</w:delText>
              </w:r>
              <w:r w:rsidR="00E726CE" w:rsidDel="00D5233B">
                <w:rPr>
                  <w:rFonts w:hint="eastAsia"/>
                </w:rPr>
                <w:delText>下さい</w:delText>
              </w:r>
              <w:r w:rsidR="005F56F7" w:rsidDel="00D5233B">
                <w:rPr>
                  <w:rFonts w:hint="eastAsia"/>
                </w:rPr>
                <w:delText>。</w:delText>
              </w:r>
            </w:del>
          </w:p>
        </w:tc>
      </w:tr>
    </w:tbl>
    <w:p w14:paraId="623E42B1" w14:textId="5F783B95" w:rsidR="004336AE" w:rsidDel="00D5233B" w:rsidRDefault="004336AE">
      <w:pPr>
        <w:keepNext/>
        <w:jc w:val="center"/>
        <w:rPr>
          <w:del w:id="200" w:author="lhc1990" w:date="2016-05-19T14:06:00Z"/>
        </w:rPr>
        <w:pPrChange w:id="201" w:author="lhc1990" w:date="2016-05-19T14:06:00Z">
          <w:pPr/>
        </w:pPrChange>
      </w:pPr>
    </w:p>
    <w:p w14:paraId="09917DBC" w14:textId="56692A78" w:rsidR="00711B62" w:rsidDel="00D5233B" w:rsidRDefault="00711B62">
      <w:pPr>
        <w:pStyle w:val="ListParagraph"/>
        <w:keepNext/>
        <w:numPr>
          <w:ilvl w:val="0"/>
          <w:numId w:val="15"/>
        </w:numPr>
        <w:ind w:leftChars="0"/>
        <w:jc w:val="center"/>
        <w:rPr>
          <w:del w:id="202" w:author="lhc1990" w:date="2016-05-19T14:06:00Z"/>
        </w:rPr>
        <w:pPrChange w:id="203" w:author="lhc1990" w:date="2016-05-19T14:06:00Z">
          <w:pPr>
            <w:pStyle w:val="ListParagraph"/>
            <w:numPr>
              <w:numId w:val="15"/>
            </w:numPr>
            <w:ind w:leftChars="0" w:left="420" w:hanging="420"/>
          </w:pPr>
        </w:pPrChange>
      </w:pPr>
      <w:bookmarkStart w:id="204" w:name="_Ref416181281"/>
      <w:del w:id="205" w:author="lhc1990" w:date="2016-05-19T14:06:00Z">
        <w:r w:rsidDel="00D5233B">
          <w:rPr>
            <w:rFonts w:hint="eastAsia"/>
          </w:rPr>
          <w:delText>SDK</w:delText>
        </w:r>
        <w:r w:rsidDel="00D5233B">
          <w:rPr>
            <w:rFonts w:hint="eastAsia"/>
          </w:rPr>
          <w:delText>のインストール</w:delText>
        </w:r>
        <w:bookmarkEnd w:id="204"/>
      </w:del>
    </w:p>
    <w:p w14:paraId="2D914B52" w14:textId="36F48A73" w:rsidR="00711B62" w:rsidDel="00D5233B" w:rsidRDefault="00711B62">
      <w:pPr>
        <w:keepNext/>
        <w:jc w:val="center"/>
        <w:rPr>
          <w:del w:id="206" w:author="lhc1990" w:date="2016-05-19T14:06:00Z"/>
        </w:rPr>
        <w:pPrChange w:id="207" w:author="lhc1990" w:date="2016-05-19T14:06:00Z">
          <w:pPr/>
        </w:pPrChange>
      </w:pPr>
      <w:del w:id="208" w:author="lhc1990" w:date="2016-05-19T14:06:00Z">
        <w:r w:rsidDel="00D5233B">
          <w:rPr>
            <w:rFonts w:hint="eastAsia"/>
          </w:rPr>
          <w:delText>以下のサイトから</w:delText>
        </w:r>
        <w:r w:rsidDel="00D5233B">
          <w:rPr>
            <w:rFonts w:hint="eastAsia"/>
          </w:rPr>
          <w:delText>SDK Tools Only</w:delText>
        </w:r>
        <w:r w:rsidDel="00D5233B">
          <w:rPr>
            <w:rFonts w:hint="eastAsia"/>
          </w:rPr>
          <w:delText>のところから</w:delText>
        </w:r>
        <w:r w:rsidDel="00D5233B">
          <w:rPr>
            <w:rFonts w:hint="eastAsia"/>
          </w:rPr>
          <w:delText>SDK</w:delText>
        </w:r>
        <w:r w:rsidDel="00D5233B">
          <w:rPr>
            <w:rFonts w:hint="eastAsia"/>
          </w:rPr>
          <w:delText>をダウンロードし、インストールして</w:delText>
        </w:r>
        <w:r w:rsidR="00E726CE" w:rsidDel="00D5233B">
          <w:rPr>
            <w:rFonts w:hint="eastAsia"/>
          </w:rPr>
          <w:delText>下さい</w:delText>
        </w:r>
        <w:r w:rsidDel="00D5233B">
          <w:rPr>
            <w:rFonts w:hint="eastAsia"/>
          </w:rPr>
          <w:delText>。</w:delText>
        </w:r>
      </w:del>
    </w:p>
    <w:p w14:paraId="3A036135" w14:textId="65AE156D" w:rsidR="00711B62" w:rsidDel="00D5233B" w:rsidRDefault="00BE2168">
      <w:pPr>
        <w:keepNext/>
        <w:ind w:firstLine="840"/>
        <w:jc w:val="center"/>
        <w:rPr>
          <w:del w:id="209" w:author="lhc1990" w:date="2016-05-19T14:06:00Z"/>
        </w:rPr>
        <w:pPrChange w:id="210" w:author="lhc1990" w:date="2016-05-19T14:06:00Z">
          <w:pPr>
            <w:ind w:firstLine="840"/>
          </w:pPr>
        </w:pPrChange>
      </w:pPr>
      <w:del w:id="211" w:author="lhc1990" w:date="2016-05-19T14:06:00Z">
        <w:r w:rsidDel="00D5233B">
          <w:fldChar w:fldCharType="begin"/>
        </w:r>
        <w:r w:rsidDel="00D5233B">
          <w:delInstrText xml:space="preserve"> HYPERLINK "https://developer.android.com/sdk/index.html" \l "Other" </w:delInstrText>
        </w:r>
        <w:r w:rsidDel="00D5233B">
          <w:fldChar w:fldCharType="separate"/>
        </w:r>
        <w:r w:rsidR="00711B62" w:rsidRPr="007F34DC" w:rsidDel="00D5233B">
          <w:rPr>
            <w:rStyle w:val="Hyperlink"/>
          </w:rPr>
          <w:delText>https://developer.android.com/sdk/index.html#Other</w:delText>
        </w:r>
        <w:r w:rsidDel="00D5233B">
          <w:rPr>
            <w:rStyle w:val="Hyperlink"/>
          </w:rPr>
          <w:fldChar w:fldCharType="end"/>
        </w:r>
      </w:del>
    </w:p>
    <w:p w14:paraId="2EB4EE9E" w14:textId="6278DE5F" w:rsidR="00711B62" w:rsidRPr="005D68DD" w:rsidDel="00D5233B" w:rsidRDefault="00711B62">
      <w:pPr>
        <w:keepNext/>
        <w:jc w:val="center"/>
        <w:rPr>
          <w:del w:id="212" w:author="lhc1990" w:date="2016-05-19T14:06:00Z"/>
        </w:rPr>
        <w:pPrChange w:id="213" w:author="lhc1990" w:date="2016-05-19T14:06:00Z">
          <w:pPr/>
        </w:pPrChange>
      </w:pPr>
    </w:p>
    <w:p w14:paraId="6E32FE5C" w14:textId="37B004C5" w:rsidR="000E4630" w:rsidDel="00D5233B" w:rsidRDefault="005F2605">
      <w:pPr>
        <w:pStyle w:val="ListParagraph"/>
        <w:keepNext/>
        <w:numPr>
          <w:ilvl w:val="0"/>
          <w:numId w:val="15"/>
        </w:numPr>
        <w:ind w:leftChars="0"/>
        <w:jc w:val="center"/>
        <w:rPr>
          <w:del w:id="214" w:author="lhc1990" w:date="2016-05-19T14:06:00Z"/>
        </w:rPr>
        <w:pPrChange w:id="215" w:author="lhc1990" w:date="2016-05-19T14:06:00Z">
          <w:pPr>
            <w:pStyle w:val="ListParagraph"/>
            <w:numPr>
              <w:numId w:val="15"/>
            </w:numPr>
            <w:ind w:leftChars="0" w:left="420" w:hanging="420"/>
          </w:pPr>
        </w:pPrChange>
      </w:pPr>
      <w:del w:id="216" w:author="lhc1990" w:date="2016-05-19T14:06:00Z">
        <w:r w:rsidDel="00D5233B">
          <w:rPr>
            <w:rFonts w:hint="eastAsia"/>
          </w:rPr>
          <w:delText>ADT</w:delText>
        </w:r>
        <w:r w:rsidR="000E4630" w:rsidDel="00D5233B">
          <w:rPr>
            <w:rFonts w:hint="eastAsia"/>
          </w:rPr>
          <w:delText xml:space="preserve"> Plugin</w:delText>
        </w:r>
        <w:r w:rsidR="000E4630" w:rsidDel="00D5233B">
          <w:rPr>
            <w:rFonts w:hint="eastAsia"/>
          </w:rPr>
          <w:delText>のインストール</w:delText>
        </w:r>
      </w:del>
    </w:p>
    <w:p w14:paraId="63CBAA66" w14:textId="06563122" w:rsidR="00046683" w:rsidDel="00D5233B" w:rsidRDefault="00046683">
      <w:pPr>
        <w:keepNext/>
        <w:jc w:val="center"/>
        <w:rPr>
          <w:del w:id="217" w:author="lhc1990" w:date="2016-05-19T14:06:00Z"/>
        </w:rPr>
        <w:pPrChange w:id="218" w:author="lhc1990" w:date="2016-05-19T14:06:00Z">
          <w:pPr/>
        </w:pPrChange>
      </w:pPr>
      <w:del w:id="219" w:author="lhc1990" w:date="2016-05-19T14:06:00Z">
        <w:r w:rsidDel="00D5233B">
          <w:rPr>
            <w:rFonts w:hint="eastAsia"/>
          </w:rPr>
          <w:delText>以下のサイトを参考に</w:delText>
        </w:r>
        <w:r w:rsidDel="00D5233B">
          <w:rPr>
            <w:rFonts w:hint="eastAsia"/>
          </w:rPr>
          <w:delText>ADT Plugin</w:delText>
        </w:r>
        <w:r w:rsidDel="00D5233B">
          <w:rPr>
            <w:rFonts w:hint="eastAsia"/>
          </w:rPr>
          <w:delText>のインストール方法を記載します。</w:delText>
        </w:r>
      </w:del>
    </w:p>
    <w:p w14:paraId="17550411" w14:textId="17112734" w:rsidR="00046683" w:rsidDel="00D5233B" w:rsidRDefault="00BE2168">
      <w:pPr>
        <w:keepNext/>
        <w:ind w:firstLine="840"/>
        <w:jc w:val="center"/>
        <w:rPr>
          <w:del w:id="220" w:author="lhc1990" w:date="2016-05-19T14:06:00Z"/>
        </w:rPr>
        <w:pPrChange w:id="221" w:author="lhc1990" w:date="2016-05-19T14:06:00Z">
          <w:pPr>
            <w:ind w:firstLine="840"/>
          </w:pPr>
        </w:pPrChange>
      </w:pPr>
      <w:del w:id="222" w:author="lhc1990" w:date="2016-05-19T14:06:00Z">
        <w:r w:rsidDel="00D5233B">
          <w:fldChar w:fldCharType="begin"/>
        </w:r>
        <w:r w:rsidDel="00D5233B">
          <w:delInstrText xml:space="preserve"> HYPERLINK "http://developer.android.com/sdk/installing/installing-adt.html" </w:delInstrText>
        </w:r>
        <w:r w:rsidDel="00D5233B">
          <w:fldChar w:fldCharType="separate"/>
        </w:r>
        <w:r w:rsidR="00046683" w:rsidRPr="007F34DC" w:rsidDel="00D5233B">
          <w:rPr>
            <w:rStyle w:val="Hyperlink"/>
          </w:rPr>
          <w:delText>http://developer.android.com/sdk/installing/installing-adt.html</w:delText>
        </w:r>
        <w:r w:rsidDel="00D5233B">
          <w:rPr>
            <w:rStyle w:val="Hyperlink"/>
          </w:rPr>
          <w:fldChar w:fldCharType="end"/>
        </w:r>
      </w:del>
    </w:p>
    <w:p w14:paraId="636C7C5F" w14:textId="12B8BCB0" w:rsidR="00046683" w:rsidDel="00D5233B" w:rsidRDefault="00392DDE">
      <w:pPr>
        <w:keepNext/>
        <w:ind w:firstLineChars="50" w:firstLine="105"/>
        <w:jc w:val="center"/>
        <w:rPr>
          <w:del w:id="223" w:author="lhc1990" w:date="2016-05-19T14:06:00Z"/>
        </w:rPr>
        <w:pPrChange w:id="224" w:author="lhc1990" w:date="2016-05-19T14:06:00Z">
          <w:pPr>
            <w:ind w:firstLineChars="50" w:firstLine="105"/>
          </w:pPr>
        </w:pPrChange>
      </w:pPr>
      <w:del w:id="225" w:author="lhc1990" w:date="2016-05-19T14:06:00Z">
        <w:r w:rsidDel="00D5233B">
          <w:rPr>
            <w:rFonts w:hint="eastAsia"/>
          </w:rPr>
          <w:delText>なお、</w:delText>
        </w:r>
        <w:r w:rsidR="000E4630" w:rsidDel="00D5233B">
          <w:rPr>
            <w:rFonts w:hint="eastAsia"/>
          </w:rPr>
          <w:delText>Eclipse</w:delText>
        </w:r>
        <w:r w:rsidR="00D224BA" w:rsidDel="00D5233B">
          <w:rPr>
            <w:rFonts w:hint="eastAsia"/>
          </w:rPr>
          <w:delText>はあらかじめインストールしていることを前提に記載します</w:delText>
        </w:r>
        <w:r w:rsidR="00046683" w:rsidDel="00D5233B">
          <w:rPr>
            <w:rFonts w:hint="eastAsia"/>
          </w:rPr>
          <w:delText>（</w:delText>
        </w:r>
        <w:r w:rsidR="00046683" w:rsidDel="00D5233B">
          <w:rPr>
            <w:rFonts w:hint="eastAsia"/>
          </w:rPr>
          <w:delText>Eclipse</w:delText>
        </w:r>
        <w:r w:rsidR="00046683" w:rsidDel="00D5233B">
          <w:rPr>
            <w:rFonts w:hint="eastAsia"/>
          </w:rPr>
          <w:delText>は</w:delText>
        </w:r>
        <w:r w:rsidR="00046683" w:rsidDel="00D5233B">
          <w:rPr>
            <w:rFonts w:hint="eastAsia"/>
          </w:rPr>
          <w:delText>3.7.2</w:delText>
        </w:r>
        <w:r w:rsidR="00046683" w:rsidDel="00D5233B">
          <w:rPr>
            <w:rFonts w:hint="eastAsia"/>
          </w:rPr>
          <w:delText>以上（</w:delText>
        </w:r>
        <w:r w:rsidR="00046683" w:rsidDel="00D5233B">
          <w:rPr>
            <w:rFonts w:hint="eastAsia"/>
          </w:rPr>
          <w:delText>2015</w:delText>
        </w:r>
        <w:r w:rsidR="00046683" w:rsidDel="00D5233B">
          <w:rPr>
            <w:rFonts w:hint="eastAsia"/>
          </w:rPr>
          <w:delText>年</w:delText>
        </w:r>
        <w:r w:rsidR="00046683" w:rsidDel="00D5233B">
          <w:rPr>
            <w:rFonts w:hint="eastAsia"/>
          </w:rPr>
          <w:delText>4</w:delText>
        </w:r>
        <w:r w:rsidR="00046683" w:rsidDel="00D5233B">
          <w:rPr>
            <w:rFonts w:hint="eastAsia"/>
          </w:rPr>
          <w:delText>月現在）を必要とします）</w:delText>
        </w:r>
        <w:r w:rsidR="00D224BA" w:rsidDel="00D5233B">
          <w:rPr>
            <w:rFonts w:hint="eastAsia"/>
          </w:rPr>
          <w:delText>。</w:delText>
        </w:r>
      </w:del>
    </w:p>
    <w:p w14:paraId="19C668B5" w14:textId="542B5A51" w:rsidR="000E4630" w:rsidDel="00D5233B" w:rsidRDefault="000E4630">
      <w:pPr>
        <w:keepNext/>
        <w:jc w:val="center"/>
        <w:rPr>
          <w:del w:id="226" w:author="lhc1990" w:date="2016-05-19T14:06:00Z"/>
        </w:rPr>
        <w:pPrChange w:id="227" w:author="lhc1990" w:date="2016-05-19T14:06:00Z">
          <w:pPr/>
        </w:pPrChange>
      </w:pPr>
    </w:p>
    <w:p w14:paraId="32496E47" w14:textId="09B943B0" w:rsidR="00711B62" w:rsidDel="00D5233B" w:rsidRDefault="002B214F">
      <w:pPr>
        <w:pStyle w:val="ListParagraph"/>
        <w:keepNext/>
        <w:numPr>
          <w:ilvl w:val="0"/>
          <w:numId w:val="32"/>
        </w:numPr>
        <w:ind w:leftChars="0"/>
        <w:jc w:val="center"/>
        <w:rPr>
          <w:del w:id="228" w:author="lhc1990" w:date="2016-05-19T14:06:00Z"/>
        </w:rPr>
        <w:pPrChange w:id="229" w:author="lhc1990" w:date="2016-05-19T14:06:00Z">
          <w:pPr>
            <w:pStyle w:val="ListParagraph"/>
            <w:numPr>
              <w:numId w:val="32"/>
            </w:numPr>
            <w:ind w:leftChars="0" w:left="420" w:hanging="420"/>
          </w:pPr>
        </w:pPrChange>
      </w:pPr>
      <w:del w:id="230" w:author="lhc1990" w:date="2016-05-19T14:06:00Z">
        <w:r w:rsidDel="00D5233B">
          <w:rPr>
            <w:rFonts w:hint="eastAsia"/>
          </w:rPr>
          <w:delText>Eclipse</w:delText>
        </w:r>
        <w:r w:rsidDel="00D5233B">
          <w:rPr>
            <w:rFonts w:hint="eastAsia"/>
          </w:rPr>
          <w:delText>のメニューの「</w:delText>
        </w:r>
        <w:r w:rsidDel="00D5233B">
          <w:rPr>
            <w:rFonts w:hint="eastAsia"/>
          </w:rPr>
          <w:delText>Help</w:delText>
        </w:r>
        <w:r w:rsidDel="00D5233B">
          <w:rPr>
            <w:rFonts w:hint="eastAsia"/>
          </w:rPr>
          <w:delText>」→「</w:delText>
        </w:r>
        <w:r w:rsidDel="00D5233B">
          <w:rPr>
            <w:rFonts w:hint="eastAsia"/>
          </w:rPr>
          <w:delText>Install New Software</w:delText>
        </w:r>
        <w:r w:rsidDel="00D5233B">
          <w:rPr>
            <w:rFonts w:hint="eastAsia"/>
          </w:rPr>
          <w:delText>」をクリックします。「</w:delText>
        </w:r>
        <w:r w:rsidDel="00D5233B">
          <w:rPr>
            <w:rFonts w:hint="eastAsia"/>
          </w:rPr>
          <w:delText>Add</w:delText>
        </w:r>
        <w:r w:rsidDel="00D5233B">
          <w:rPr>
            <w:rFonts w:hint="eastAsia"/>
          </w:rPr>
          <w:delText>」ボタンをクリックし、「</w:delText>
        </w:r>
        <w:r w:rsidDel="00D5233B">
          <w:delText>ADT Plugin</w:delText>
        </w:r>
        <w:r w:rsidDel="00D5233B">
          <w:rPr>
            <w:rFonts w:hint="eastAsia"/>
          </w:rPr>
          <w:delText>」と「</w:delText>
        </w:r>
        <w:r w:rsidRPr="002B214F" w:rsidDel="00D5233B">
          <w:delText>https://dl-ssl.google.com/android/eclipse/</w:delText>
        </w:r>
        <w:r w:rsidDel="00D5233B">
          <w:rPr>
            <w:rFonts w:hint="eastAsia"/>
          </w:rPr>
          <w:delText>」を入力します</w:delText>
        </w:r>
        <w:r w:rsidR="00E15DD4" w:rsidDel="00D5233B">
          <w:rPr>
            <w:rFonts w:hint="eastAsia"/>
          </w:rPr>
          <w:delText>（</w:delText>
        </w:r>
        <w:r w:rsidR="00E15DD4" w:rsidDel="00D5233B">
          <w:fldChar w:fldCharType="begin"/>
        </w:r>
        <w:r w:rsidR="00E15DD4" w:rsidDel="00D5233B">
          <w:delInstrText xml:space="preserve"> </w:delInstrText>
        </w:r>
        <w:r w:rsidR="00E15DD4" w:rsidDel="00D5233B">
          <w:rPr>
            <w:rFonts w:hint="eastAsia"/>
          </w:rPr>
          <w:delInstrText>REF _Ref416180687 \h</w:delInstrText>
        </w:r>
        <w:r w:rsidR="00E15DD4" w:rsidDel="00D5233B">
          <w:delInstrText xml:space="preserve"> </w:delInstrText>
        </w:r>
        <w:r w:rsidR="00E15DD4"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1</w:delText>
        </w:r>
        <w:r w:rsidR="00E15DD4" w:rsidDel="00D5233B">
          <w:fldChar w:fldCharType="end"/>
        </w:r>
        <w:r w:rsidR="00E15DD4" w:rsidDel="00D5233B">
          <w:rPr>
            <w:rFonts w:hint="eastAsia"/>
          </w:rPr>
          <w:delText>参照）</w:delText>
        </w:r>
        <w:r w:rsidDel="00D5233B">
          <w:rPr>
            <w:rFonts w:hint="eastAsia"/>
          </w:rPr>
          <w:delText>。</w:delText>
        </w:r>
      </w:del>
    </w:p>
    <w:p w14:paraId="46186D0A" w14:textId="2D717AA2" w:rsidR="00711B62" w:rsidDel="00D5233B" w:rsidRDefault="00711B62">
      <w:pPr>
        <w:keepNext/>
        <w:jc w:val="center"/>
        <w:rPr>
          <w:del w:id="231" w:author="lhc1990" w:date="2016-05-19T14:06:00Z"/>
        </w:rPr>
        <w:pPrChange w:id="232" w:author="lhc1990" w:date="2016-05-19T14:06:00Z">
          <w:pPr>
            <w:keepNext/>
          </w:pPr>
        </w:pPrChange>
      </w:pPr>
      <w:del w:id="233" w:author="lhc1990" w:date="2016-05-19T14:06:00Z">
        <w:r w:rsidDel="00D5233B">
          <w:rPr>
            <w:noProof/>
          </w:rPr>
          <w:drawing>
            <wp:inline distT="0" distB="0" distL="0" distR="0" wp14:anchorId="3F74027A" wp14:editId="608FCB13">
              <wp:extent cx="5400040" cy="316484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TPlug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164840"/>
                      </a:xfrm>
                      <a:prstGeom prst="rect">
                        <a:avLst/>
                      </a:prstGeom>
                    </pic:spPr>
                  </pic:pic>
                </a:graphicData>
              </a:graphic>
            </wp:inline>
          </w:drawing>
        </w:r>
      </w:del>
    </w:p>
    <w:p w14:paraId="321BEAE8" w14:textId="059F7A3B" w:rsidR="00711B62" w:rsidDel="00D5233B" w:rsidRDefault="00711B62">
      <w:pPr>
        <w:pStyle w:val="Caption"/>
        <w:keepNext/>
        <w:jc w:val="center"/>
        <w:rPr>
          <w:del w:id="234" w:author="lhc1990" w:date="2016-05-19T14:06:00Z"/>
        </w:rPr>
        <w:pPrChange w:id="235" w:author="lhc1990" w:date="2016-05-19T14:06:00Z">
          <w:pPr>
            <w:pStyle w:val="Caption"/>
            <w:jc w:val="center"/>
          </w:pPr>
        </w:pPrChange>
      </w:pPr>
      <w:bookmarkStart w:id="236" w:name="_Ref416180687"/>
      <w:del w:id="237"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2</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1</w:delText>
        </w:r>
        <w:r w:rsidR="00184145" w:rsidDel="00D5233B">
          <w:rPr>
            <w:b w:val="0"/>
            <w:bCs w:val="0"/>
          </w:rPr>
          <w:fldChar w:fldCharType="end"/>
        </w:r>
        <w:bookmarkEnd w:id="236"/>
        <w:r w:rsidDel="00D5233B">
          <w:rPr>
            <w:rFonts w:hint="eastAsia"/>
          </w:rPr>
          <w:delText xml:space="preserve"> ADT Plugin</w:delText>
        </w:r>
        <w:r w:rsidDel="00D5233B">
          <w:rPr>
            <w:rFonts w:hint="eastAsia"/>
          </w:rPr>
          <w:delText>のインストール</w:delText>
        </w:r>
      </w:del>
    </w:p>
    <w:p w14:paraId="740F8AB0" w14:textId="5220CC20" w:rsidR="00711B62" w:rsidDel="00D5233B" w:rsidRDefault="00711B62">
      <w:pPr>
        <w:keepNext/>
        <w:jc w:val="center"/>
        <w:rPr>
          <w:del w:id="238" w:author="lhc1990" w:date="2016-05-19T14:06:00Z"/>
        </w:rPr>
        <w:pPrChange w:id="239" w:author="lhc1990" w:date="2016-05-19T14:06:00Z">
          <w:pPr/>
        </w:pPrChange>
      </w:pPr>
    </w:p>
    <w:p w14:paraId="51E09FBC" w14:textId="4F43C549" w:rsidR="00997A94" w:rsidDel="00D5233B" w:rsidRDefault="00997A94">
      <w:pPr>
        <w:keepNext/>
        <w:jc w:val="center"/>
        <w:rPr>
          <w:del w:id="240" w:author="lhc1990" w:date="2016-05-19T14:06:00Z"/>
        </w:rPr>
        <w:pPrChange w:id="241" w:author="lhc1990" w:date="2016-05-19T14:06:00Z">
          <w:pPr/>
        </w:pPrChange>
      </w:pPr>
    </w:p>
    <w:p w14:paraId="13487BEC" w14:textId="405460B9" w:rsidR="00711B62" w:rsidDel="00D5233B" w:rsidRDefault="00711B62">
      <w:pPr>
        <w:pStyle w:val="ListParagraph"/>
        <w:keepNext/>
        <w:numPr>
          <w:ilvl w:val="0"/>
          <w:numId w:val="32"/>
        </w:numPr>
        <w:ind w:leftChars="0"/>
        <w:jc w:val="center"/>
        <w:rPr>
          <w:del w:id="242" w:author="lhc1990" w:date="2016-05-19T14:06:00Z"/>
        </w:rPr>
        <w:pPrChange w:id="243" w:author="lhc1990" w:date="2016-05-19T14:06:00Z">
          <w:pPr>
            <w:pStyle w:val="ListParagraph"/>
            <w:numPr>
              <w:numId w:val="32"/>
            </w:numPr>
            <w:ind w:leftChars="0" w:left="420" w:hanging="420"/>
          </w:pPr>
        </w:pPrChange>
      </w:pPr>
      <w:del w:id="244" w:author="lhc1990" w:date="2016-05-19T14:06:00Z">
        <w:r w:rsidDel="00D5233B">
          <w:rPr>
            <w:rFonts w:hint="eastAsia"/>
          </w:rPr>
          <w:delText>「</w:delText>
        </w:r>
        <w:r w:rsidDel="00D5233B">
          <w:rPr>
            <w:rFonts w:hint="eastAsia"/>
          </w:rPr>
          <w:delText>Developer Tools</w:delText>
        </w:r>
        <w:r w:rsidDel="00D5233B">
          <w:rPr>
            <w:rFonts w:hint="eastAsia"/>
          </w:rPr>
          <w:delText>」にチェックを入れ、</w:delText>
        </w:r>
        <w:r w:rsidDel="00D5233B">
          <w:rPr>
            <w:rFonts w:hint="eastAsia"/>
          </w:rPr>
          <w:delText>Next</w:delText>
        </w:r>
        <w:r w:rsidDel="00D5233B">
          <w:rPr>
            <w:rFonts w:hint="eastAsia"/>
          </w:rPr>
          <w:delText>ボタンを押下します。</w:delText>
        </w:r>
        <w:r w:rsidR="00E46787" w:rsidDel="00D5233B">
          <w:rPr>
            <w:rFonts w:hint="eastAsia"/>
          </w:rPr>
          <w:delText>次の画面でも</w:delText>
        </w:r>
        <w:r w:rsidR="00E46787" w:rsidDel="00D5233B">
          <w:rPr>
            <w:rFonts w:hint="eastAsia"/>
          </w:rPr>
          <w:delText>Next</w:delText>
        </w:r>
        <w:r w:rsidR="00E46787" w:rsidDel="00D5233B">
          <w:rPr>
            <w:rFonts w:hint="eastAsia"/>
          </w:rPr>
          <w:delText>をクリックし、その次で、ライセンスの同意を行い、</w:delText>
        </w:r>
        <w:r w:rsidR="00E46787" w:rsidDel="00D5233B">
          <w:rPr>
            <w:rFonts w:hint="eastAsia"/>
          </w:rPr>
          <w:delText>Finish</w:delText>
        </w:r>
        <w:r w:rsidR="00E46787" w:rsidDel="00D5233B">
          <w:rPr>
            <w:rFonts w:hint="eastAsia"/>
          </w:rPr>
          <w:delText>ボタンをクリックします。インストール後は</w:delText>
        </w:r>
        <w:r w:rsidR="00E46787" w:rsidDel="00D5233B">
          <w:rPr>
            <w:rFonts w:hint="eastAsia"/>
          </w:rPr>
          <w:delText>Eclipse</w:delText>
        </w:r>
        <w:r w:rsidR="00E46787" w:rsidDel="00D5233B">
          <w:rPr>
            <w:rFonts w:hint="eastAsia"/>
          </w:rPr>
          <w:delText>を再起動して</w:delText>
        </w:r>
        <w:r w:rsidR="00E726CE" w:rsidDel="00D5233B">
          <w:rPr>
            <w:rFonts w:hint="eastAsia"/>
          </w:rPr>
          <w:delText>下さい</w:delText>
        </w:r>
        <w:r w:rsidR="00E46787" w:rsidDel="00D5233B">
          <w:rPr>
            <w:rFonts w:hint="eastAsia"/>
          </w:rPr>
          <w:delText>。</w:delText>
        </w:r>
      </w:del>
    </w:p>
    <w:p w14:paraId="5EC6DB7C" w14:textId="000F5FDE" w:rsidR="00E46787" w:rsidDel="00D5233B" w:rsidRDefault="00E46787">
      <w:pPr>
        <w:keepNext/>
        <w:jc w:val="center"/>
        <w:rPr>
          <w:del w:id="245" w:author="lhc1990" w:date="2016-05-19T14:06:00Z"/>
        </w:rPr>
        <w:pPrChange w:id="246" w:author="lhc1990" w:date="2016-05-19T14:06:00Z">
          <w:pPr/>
        </w:pPrChange>
      </w:pPr>
    </w:p>
    <w:p w14:paraId="0DDEFA38" w14:textId="3852C60E" w:rsidR="00906813" w:rsidDel="00D5233B" w:rsidRDefault="00906813">
      <w:pPr>
        <w:pStyle w:val="ListParagraph"/>
        <w:keepNext/>
        <w:numPr>
          <w:ilvl w:val="0"/>
          <w:numId w:val="32"/>
        </w:numPr>
        <w:ind w:leftChars="0"/>
        <w:jc w:val="center"/>
        <w:rPr>
          <w:del w:id="247" w:author="lhc1990" w:date="2016-05-19T14:06:00Z"/>
        </w:rPr>
        <w:pPrChange w:id="248" w:author="lhc1990" w:date="2016-05-19T14:06:00Z">
          <w:pPr>
            <w:pStyle w:val="ListParagraph"/>
            <w:numPr>
              <w:numId w:val="32"/>
            </w:numPr>
            <w:ind w:leftChars="0" w:left="420" w:hanging="420"/>
          </w:pPr>
        </w:pPrChange>
      </w:pPr>
      <w:del w:id="249" w:author="lhc1990" w:date="2016-05-19T14:06:00Z">
        <w:r w:rsidDel="00D5233B">
          <w:rPr>
            <w:rFonts w:hint="eastAsia"/>
          </w:rPr>
          <w:delText>再起動後、</w:delText>
        </w:r>
        <w:r w:rsidDel="00D5233B">
          <w:rPr>
            <w:rFonts w:hint="eastAsia"/>
          </w:rPr>
          <w:delText>Eclipse</w:delText>
        </w:r>
        <w:r w:rsidDel="00D5233B">
          <w:rPr>
            <w:rFonts w:hint="eastAsia"/>
          </w:rPr>
          <w:delText>のメニューの「</w:delText>
        </w:r>
        <w:r w:rsidDel="00D5233B">
          <w:rPr>
            <w:rFonts w:hint="eastAsia"/>
          </w:rPr>
          <w:delText>Window</w:delText>
        </w:r>
        <w:r w:rsidDel="00D5233B">
          <w:rPr>
            <w:rFonts w:hint="eastAsia"/>
          </w:rPr>
          <w:delText>」→「</w:delText>
        </w:r>
        <w:r w:rsidDel="00D5233B">
          <w:rPr>
            <w:rFonts w:hint="eastAsia"/>
          </w:rPr>
          <w:delText>Preferences</w:delText>
        </w:r>
        <w:r w:rsidDel="00D5233B">
          <w:rPr>
            <w:rFonts w:hint="eastAsia"/>
          </w:rPr>
          <w:delText>」をクリックし、左側で「</w:delText>
        </w:r>
        <w:r w:rsidDel="00D5233B">
          <w:rPr>
            <w:rFonts w:hint="eastAsia"/>
          </w:rPr>
          <w:delText>Android</w:delText>
        </w:r>
        <w:r w:rsidDel="00D5233B">
          <w:rPr>
            <w:rFonts w:hint="eastAsia"/>
          </w:rPr>
          <w:delText>」にフォーカスを当て、右側の</w:delText>
        </w:r>
        <w:r w:rsidDel="00D5233B">
          <w:rPr>
            <w:rFonts w:hint="eastAsia"/>
          </w:rPr>
          <w:delText>SDK Location</w:delText>
        </w:r>
        <w:r w:rsidDel="00D5233B">
          <w:rPr>
            <w:rFonts w:hint="eastAsia"/>
          </w:rPr>
          <w:delText>で上記</w:delText>
        </w:r>
        <w:r w:rsidDel="00D5233B">
          <w:fldChar w:fldCharType="begin"/>
        </w:r>
        <w:r w:rsidDel="00D5233B">
          <w:delInstrText xml:space="preserve"> </w:delInstrText>
        </w:r>
        <w:r w:rsidDel="00D5233B">
          <w:rPr>
            <w:rFonts w:hint="eastAsia"/>
          </w:rPr>
          <w:delInstrText>REF _Ref416181281 \w \h</w:delInstrText>
        </w:r>
        <w:r w:rsidDel="00D5233B">
          <w:delInstrText xml:space="preserve"> </w:delInstrText>
        </w:r>
        <w:r w:rsidDel="00D5233B">
          <w:fldChar w:fldCharType="separate"/>
        </w:r>
        <w:r w:rsidR="00184145" w:rsidDel="00D5233B">
          <w:rPr>
            <w:rFonts w:hint="eastAsia"/>
          </w:rPr>
          <w:delText>①</w:delText>
        </w:r>
        <w:r w:rsidDel="00D5233B">
          <w:fldChar w:fldCharType="end"/>
        </w:r>
        <w:r w:rsidDel="00D5233B">
          <w:rPr>
            <w:rFonts w:hint="eastAsia"/>
          </w:rPr>
          <w:delText>でインストールした</w:delText>
        </w:r>
        <w:r w:rsidDel="00D5233B">
          <w:rPr>
            <w:rFonts w:hint="eastAsia"/>
          </w:rPr>
          <w:delText>SDK</w:delText>
        </w:r>
        <w:r w:rsidDel="00D5233B">
          <w:rPr>
            <w:rFonts w:hint="eastAsia"/>
          </w:rPr>
          <w:delText>を指定して</w:delText>
        </w:r>
        <w:r w:rsidR="00E726CE" w:rsidDel="00D5233B">
          <w:rPr>
            <w:rFonts w:hint="eastAsia"/>
          </w:rPr>
          <w:delText>下さい</w:delText>
        </w:r>
        <w:r w:rsidDel="00D5233B">
          <w:rPr>
            <w:rFonts w:hint="eastAsia"/>
          </w:rPr>
          <w:delText>（</w:delText>
        </w:r>
        <w:r w:rsidDel="00D5233B">
          <w:fldChar w:fldCharType="begin"/>
        </w:r>
        <w:r w:rsidDel="00D5233B">
          <w:delInstrText xml:space="preserve"> </w:delInstrText>
        </w:r>
        <w:r w:rsidDel="00D5233B">
          <w:rPr>
            <w:rFonts w:hint="eastAsia"/>
          </w:rPr>
          <w:delInstrText>REF _Ref416181339 \h</w:delInstrText>
        </w:r>
        <w:r w:rsidDel="00D5233B">
          <w:delInstrText xml:space="preserve"> </w:delInstrText>
        </w:r>
        <w:r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2</w:delText>
        </w:r>
        <w:r w:rsidDel="00D5233B">
          <w:fldChar w:fldCharType="end"/>
        </w:r>
        <w:r w:rsidDel="00D5233B">
          <w:rPr>
            <w:rFonts w:hint="eastAsia"/>
          </w:rPr>
          <w:delText>参照）。</w:delText>
        </w:r>
      </w:del>
    </w:p>
    <w:p w14:paraId="3E31E579" w14:textId="5A84D383" w:rsidR="007F61C6" w:rsidDel="00D5233B" w:rsidRDefault="007F61C6">
      <w:pPr>
        <w:keepNext/>
        <w:jc w:val="center"/>
        <w:rPr>
          <w:del w:id="250" w:author="lhc1990" w:date="2016-05-19T14:06:00Z"/>
        </w:rPr>
        <w:pPrChange w:id="251" w:author="lhc1990" w:date="2016-05-19T14:06:00Z">
          <w:pPr/>
        </w:pPrChange>
      </w:pPr>
    </w:p>
    <w:p w14:paraId="1B3D3677" w14:textId="58CF1587" w:rsidR="00906813" w:rsidDel="00D5233B" w:rsidRDefault="00906813">
      <w:pPr>
        <w:keepNext/>
        <w:jc w:val="center"/>
        <w:rPr>
          <w:del w:id="252" w:author="lhc1990" w:date="2016-05-19T14:06:00Z"/>
        </w:rPr>
      </w:pPr>
      <w:del w:id="253" w:author="lhc1990" w:date="2016-05-19T14:06:00Z">
        <w:r w:rsidDel="00D5233B">
          <w:rPr>
            <w:noProof/>
          </w:rPr>
          <w:drawing>
            <wp:inline distT="0" distB="0" distL="0" distR="0" wp14:anchorId="076E800E" wp14:editId="35335EFF">
              <wp:extent cx="3088257" cy="1997344"/>
              <wp:effectExtent l="0" t="0" r="0" b="317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K指定.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4304" cy="2001255"/>
                      </a:xfrm>
                      <a:prstGeom prst="rect">
                        <a:avLst/>
                      </a:prstGeom>
                    </pic:spPr>
                  </pic:pic>
                </a:graphicData>
              </a:graphic>
            </wp:inline>
          </w:drawing>
        </w:r>
      </w:del>
    </w:p>
    <w:p w14:paraId="165F2F1A" w14:textId="3D7F1247" w:rsidR="00906813" w:rsidDel="00D5233B" w:rsidRDefault="00906813">
      <w:pPr>
        <w:pStyle w:val="Caption"/>
        <w:keepNext/>
        <w:jc w:val="center"/>
        <w:rPr>
          <w:del w:id="254" w:author="lhc1990" w:date="2016-05-19T14:06:00Z"/>
        </w:rPr>
        <w:pPrChange w:id="255" w:author="lhc1990" w:date="2016-05-19T14:06:00Z">
          <w:pPr>
            <w:pStyle w:val="Caption"/>
            <w:jc w:val="center"/>
          </w:pPr>
        </w:pPrChange>
      </w:pPr>
      <w:bookmarkStart w:id="256" w:name="_Ref416181339"/>
      <w:del w:id="257"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2</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2</w:delText>
        </w:r>
        <w:r w:rsidR="00184145" w:rsidDel="00D5233B">
          <w:rPr>
            <w:b w:val="0"/>
            <w:bCs w:val="0"/>
          </w:rPr>
          <w:fldChar w:fldCharType="end"/>
        </w:r>
        <w:bookmarkEnd w:id="256"/>
        <w:r w:rsidDel="00D5233B">
          <w:rPr>
            <w:rFonts w:hint="eastAsia"/>
          </w:rPr>
          <w:delText xml:space="preserve"> SDK Location</w:delText>
        </w:r>
        <w:r w:rsidDel="00D5233B">
          <w:rPr>
            <w:rFonts w:hint="eastAsia"/>
          </w:rPr>
          <w:delText>の指定</w:delText>
        </w:r>
      </w:del>
    </w:p>
    <w:p w14:paraId="5C9EB0F1" w14:textId="4EED054F" w:rsidR="002B214F" w:rsidDel="00D5233B" w:rsidRDefault="002B214F">
      <w:pPr>
        <w:keepNext/>
        <w:jc w:val="center"/>
        <w:rPr>
          <w:del w:id="258" w:author="lhc1990" w:date="2016-05-19T14:06:00Z"/>
        </w:rPr>
        <w:pPrChange w:id="259" w:author="lhc1990" w:date="2016-05-19T14:06:00Z">
          <w:pPr/>
        </w:pPrChange>
      </w:pPr>
    </w:p>
    <w:p w14:paraId="4EF6E5BE" w14:textId="75F18788" w:rsidR="005F2605" w:rsidDel="00D5233B" w:rsidRDefault="005F2605">
      <w:pPr>
        <w:keepNext/>
        <w:jc w:val="center"/>
        <w:rPr>
          <w:del w:id="260" w:author="lhc1990" w:date="2016-05-19T14:06:00Z"/>
        </w:rPr>
        <w:pPrChange w:id="261" w:author="lhc1990" w:date="2016-05-19T14:06:00Z">
          <w:pPr/>
        </w:pPrChange>
      </w:pPr>
    </w:p>
    <w:p w14:paraId="70D87BD8" w14:textId="256BC2AF" w:rsidR="008F7FBE" w:rsidDel="00D5233B" w:rsidRDefault="008F7FBE">
      <w:pPr>
        <w:pStyle w:val="Heading2"/>
        <w:numPr>
          <w:ilvl w:val="1"/>
          <w:numId w:val="7"/>
        </w:numPr>
        <w:jc w:val="center"/>
        <w:rPr>
          <w:del w:id="262" w:author="lhc1990" w:date="2016-05-19T14:06:00Z"/>
        </w:rPr>
        <w:pPrChange w:id="263" w:author="lhc1990" w:date="2016-05-19T14:06:00Z">
          <w:pPr>
            <w:pStyle w:val="Heading2"/>
            <w:numPr>
              <w:ilvl w:val="1"/>
              <w:numId w:val="7"/>
            </w:numPr>
            <w:ind w:left="567" w:hanging="567"/>
          </w:pPr>
        </w:pPrChange>
      </w:pPr>
      <w:bookmarkStart w:id="264" w:name="_Ref415845543"/>
      <w:del w:id="265" w:author="lhc1990" w:date="2016-05-19T14:06:00Z">
        <w:r w:rsidDel="00D5233B">
          <w:rPr>
            <w:rFonts w:hint="eastAsia"/>
          </w:rPr>
          <w:delText>SDK</w:delText>
        </w:r>
        <w:r w:rsidR="002B214F" w:rsidDel="00D5233B">
          <w:rPr>
            <w:rFonts w:hint="eastAsia"/>
          </w:rPr>
          <w:delText xml:space="preserve"> Platform</w:delText>
        </w:r>
        <w:r w:rsidDel="00D5233B">
          <w:rPr>
            <w:rFonts w:hint="eastAsia"/>
          </w:rPr>
          <w:delText>の</w:delText>
        </w:r>
        <w:r w:rsidR="00AE42A4" w:rsidDel="00D5233B">
          <w:rPr>
            <w:rFonts w:hint="eastAsia"/>
          </w:rPr>
          <w:delText>準備</w:delText>
        </w:r>
        <w:bookmarkEnd w:id="264"/>
      </w:del>
    </w:p>
    <w:p w14:paraId="3C13F4CC" w14:textId="20823EBB" w:rsidR="008F7FBE" w:rsidDel="00D5233B" w:rsidRDefault="008F7FBE">
      <w:pPr>
        <w:keepNext/>
        <w:jc w:val="center"/>
        <w:rPr>
          <w:del w:id="266" w:author="lhc1990" w:date="2016-05-19T14:06:00Z"/>
        </w:rPr>
        <w:pPrChange w:id="267" w:author="lhc1990" w:date="2016-05-19T14:06:00Z">
          <w:pPr/>
        </w:pPrChange>
      </w:pPr>
      <w:del w:id="268" w:author="lhc1990" w:date="2016-05-19T14:06:00Z">
        <w:r w:rsidDel="00D5233B">
          <w:rPr>
            <w:rFonts w:hint="eastAsia"/>
          </w:rPr>
          <w:delText>本項では、</w:delText>
        </w:r>
        <w:r w:rsidR="001A49B8" w:rsidDel="00D5233B">
          <w:rPr>
            <w:rFonts w:hint="eastAsia"/>
          </w:rPr>
          <w:delText>試験</w:delText>
        </w:r>
        <w:r w:rsidR="00A60611" w:rsidDel="00D5233B">
          <w:rPr>
            <w:rFonts w:hint="eastAsia"/>
          </w:rPr>
          <w:delText>する</w:delText>
        </w:r>
        <w:r w:rsidR="00A60611" w:rsidDel="00D5233B">
          <w:rPr>
            <w:rFonts w:hint="eastAsia"/>
          </w:rPr>
          <w:delText>Android</w:delText>
        </w:r>
        <w:r w:rsidR="00A60611" w:rsidDel="00D5233B">
          <w:rPr>
            <w:rFonts w:hint="eastAsia"/>
          </w:rPr>
          <w:delText>バージョンの</w:delText>
        </w:r>
        <w:r w:rsidDel="00D5233B">
          <w:rPr>
            <w:rFonts w:hint="eastAsia"/>
          </w:rPr>
          <w:delText>SDK</w:delText>
        </w:r>
        <w:r w:rsidR="002B214F" w:rsidDel="00D5233B">
          <w:rPr>
            <w:rFonts w:hint="eastAsia"/>
          </w:rPr>
          <w:delText xml:space="preserve"> Platform</w:delText>
        </w:r>
        <w:r w:rsidDel="00D5233B">
          <w:rPr>
            <w:rFonts w:hint="eastAsia"/>
          </w:rPr>
          <w:delText>のインストール</w:delText>
        </w:r>
        <w:r w:rsidR="004B3BAC" w:rsidDel="00D5233B">
          <w:rPr>
            <w:rFonts w:hint="eastAsia"/>
          </w:rPr>
          <w:delText>について記載します</w:delText>
        </w:r>
        <w:r w:rsidDel="00D5233B">
          <w:rPr>
            <w:rFonts w:hint="eastAsia"/>
          </w:rPr>
          <w:delText>。</w:delText>
        </w:r>
      </w:del>
    </w:p>
    <w:p w14:paraId="64A2FC2A" w14:textId="3FAD428F" w:rsidR="008F7FBE" w:rsidDel="00D5233B" w:rsidRDefault="008F7FBE">
      <w:pPr>
        <w:keepNext/>
        <w:jc w:val="center"/>
        <w:rPr>
          <w:del w:id="269" w:author="lhc1990" w:date="2016-05-19T14:06:00Z"/>
        </w:rPr>
        <w:pPrChange w:id="270" w:author="lhc1990" w:date="2016-05-19T14:06:00Z">
          <w:pPr/>
        </w:pPrChange>
      </w:pPr>
    </w:p>
    <w:p w14:paraId="5BB0D117" w14:textId="25DBF6F4" w:rsidR="008F7FBE" w:rsidDel="00D5233B" w:rsidRDefault="008F7FBE">
      <w:pPr>
        <w:pStyle w:val="ListParagraph"/>
        <w:keepNext/>
        <w:numPr>
          <w:ilvl w:val="0"/>
          <w:numId w:val="2"/>
        </w:numPr>
        <w:ind w:leftChars="0"/>
        <w:jc w:val="center"/>
        <w:rPr>
          <w:del w:id="271" w:author="lhc1990" w:date="2016-05-19T14:06:00Z"/>
        </w:rPr>
        <w:pPrChange w:id="272" w:author="lhc1990" w:date="2016-05-19T14:06:00Z">
          <w:pPr>
            <w:pStyle w:val="ListParagraph"/>
            <w:numPr>
              <w:numId w:val="2"/>
            </w:numPr>
            <w:ind w:leftChars="0" w:left="420" w:hanging="420"/>
          </w:pPr>
        </w:pPrChange>
      </w:pPr>
      <w:del w:id="273" w:author="lhc1990" w:date="2016-05-19T14:06:00Z">
        <w:r w:rsidDel="00D5233B">
          <w:fldChar w:fldCharType="begin"/>
        </w:r>
        <w:r w:rsidDel="00D5233B">
          <w:delInstrText xml:space="preserve"> </w:delInstrText>
        </w:r>
        <w:r w:rsidDel="00D5233B">
          <w:rPr>
            <w:rFonts w:hint="eastAsia"/>
          </w:rPr>
          <w:delInstrText>REF _Ref415733678 \h</w:delInstrText>
        </w:r>
        <w:r w:rsidDel="00D5233B">
          <w:delInstrText xml:space="preserve"> </w:delInstrText>
        </w:r>
        <w:r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3</w:delText>
        </w:r>
        <w:r w:rsidDel="00D5233B">
          <w:fldChar w:fldCharType="end"/>
        </w:r>
        <w:r w:rsidDel="00D5233B">
          <w:rPr>
            <w:rFonts w:hint="eastAsia"/>
          </w:rPr>
          <w:delText>の赤丸のアイコンをクリックして</w:delText>
        </w:r>
        <w:r w:rsidR="00E726CE" w:rsidDel="00D5233B">
          <w:rPr>
            <w:rFonts w:hint="eastAsia"/>
          </w:rPr>
          <w:delText>下さい</w:delText>
        </w:r>
        <w:r w:rsidDel="00D5233B">
          <w:rPr>
            <w:rFonts w:hint="eastAsia"/>
          </w:rPr>
          <w:delText>。</w:delText>
        </w:r>
      </w:del>
    </w:p>
    <w:p w14:paraId="29524689" w14:textId="029DC0EA" w:rsidR="008F7FBE" w:rsidRPr="00ED0D7F" w:rsidDel="00D5233B" w:rsidRDefault="008F7FBE">
      <w:pPr>
        <w:keepNext/>
        <w:jc w:val="center"/>
        <w:rPr>
          <w:del w:id="274" w:author="lhc1990" w:date="2016-05-19T14:06:00Z"/>
        </w:rPr>
        <w:pPrChange w:id="275" w:author="lhc1990" w:date="2016-05-19T14:06:00Z">
          <w:pPr/>
        </w:pPrChange>
      </w:pPr>
    </w:p>
    <w:p w14:paraId="5468ADD1" w14:textId="59B6FD7E" w:rsidR="008F7FBE" w:rsidDel="00D5233B" w:rsidRDefault="008F7FBE">
      <w:pPr>
        <w:keepNext/>
        <w:jc w:val="center"/>
        <w:rPr>
          <w:del w:id="276" w:author="lhc1990" w:date="2016-05-19T14:06:00Z"/>
        </w:rPr>
      </w:pPr>
      <w:del w:id="277" w:author="lhc1990" w:date="2016-05-19T14:06:00Z">
        <w:r w:rsidDel="00D5233B">
          <w:rPr>
            <w:noProof/>
          </w:rPr>
          <w:drawing>
            <wp:inline distT="0" distB="0" distL="0" distR="0" wp14:anchorId="0ED0222C" wp14:editId="61BBBB0A">
              <wp:extent cx="4884420" cy="853440"/>
              <wp:effectExtent l="0" t="0" r="0"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853440"/>
                      </a:xfrm>
                      <a:prstGeom prst="rect">
                        <a:avLst/>
                      </a:prstGeom>
                      <a:noFill/>
                      <a:ln>
                        <a:noFill/>
                      </a:ln>
                    </pic:spPr>
                  </pic:pic>
                </a:graphicData>
              </a:graphic>
            </wp:inline>
          </w:drawing>
        </w:r>
      </w:del>
    </w:p>
    <w:p w14:paraId="4EE0FFAB" w14:textId="62AEFFAA" w:rsidR="008F7FBE" w:rsidDel="00D5233B" w:rsidRDefault="008F7FBE">
      <w:pPr>
        <w:pStyle w:val="Caption"/>
        <w:keepNext/>
        <w:jc w:val="center"/>
        <w:rPr>
          <w:del w:id="278" w:author="lhc1990" w:date="2016-05-19T14:06:00Z"/>
        </w:rPr>
        <w:pPrChange w:id="279" w:author="lhc1990" w:date="2016-05-19T14:06:00Z">
          <w:pPr>
            <w:pStyle w:val="Caption"/>
            <w:jc w:val="center"/>
          </w:pPr>
        </w:pPrChange>
      </w:pPr>
      <w:bookmarkStart w:id="280" w:name="_Ref415733678"/>
      <w:del w:id="281"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2</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3</w:delText>
        </w:r>
        <w:r w:rsidR="00184145" w:rsidDel="00D5233B">
          <w:rPr>
            <w:b w:val="0"/>
            <w:bCs w:val="0"/>
          </w:rPr>
          <w:fldChar w:fldCharType="end"/>
        </w:r>
        <w:bookmarkEnd w:id="280"/>
        <w:r w:rsidDel="00D5233B">
          <w:rPr>
            <w:rFonts w:hint="eastAsia"/>
          </w:rPr>
          <w:delText xml:space="preserve"> Eclipse</w:delText>
        </w:r>
        <w:r w:rsidDel="00D5233B">
          <w:rPr>
            <w:rFonts w:hint="eastAsia"/>
          </w:rPr>
          <w:delText>メニュー（</w:delText>
        </w:r>
        <w:r w:rsidDel="00D5233B">
          <w:rPr>
            <w:rFonts w:hint="eastAsia"/>
          </w:rPr>
          <w:delText>SDK Manager</w:delText>
        </w:r>
        <w:r w:rsidDel="00D5233B">
          <w:rPr>
            <w:rFonts w:hint="eastAsia"/>
          </w:rPr>
          <w:delText>のアイコン）</w:delText>
        </w:r>
      </w:del>
    </w:p>
    <w:p w14:paraId="28BD2DAC" w14:textId="6E9308CD" w:rsidR="008F7FBE" w:rsidDel="00D5233B" w:rsidRDefault="008F7FBE">
      <w:pPr>
        <w:keepNext/>
        <w:jc w:val="center"/>
        <w:rPr>
          <w:del w:id="282" w:author="lhc1990" w:date="2016-05-19T14:06:00Z"/>
        </w:rPr>
        <w:pPrChange w:id="283" w:author="lhc1990" w:date="2016-05-19T14:06:00Z">
          <w:pPr/>
        </w:pPrChange>
      </w:pPr>
    </w:p>
    <w:p w14:paraId="7C8DDE32" w14:textId="37FF1257" w:rsidR="008F7FBE" w:rsidDel="00D5233B" w:rsidRDefault="008F7FBE">
      <w:pPr>
        <w:pStyle w:val="ListParagraph"/>
        <w:keepNext/>
        <w:numPr>
          <w:ilvl w:val="0"/>
          <w:numId w:val="2"/>
        </w:numPr>
        <w:ind w:leftChars="0"/>
        <w:jc w:val="center"/>
        <w:rPr>
          <w:del w:id="284" w:author="lhc1990" w:date="2016-05-19T14:06:00Z"/>
        </w:rPr>
        <w:pPrChange w:id="285" w:author="lhc1990" w:date="2016-05-19T14:06:00Z">
          <w:pPr>
            <w:pStyle w:val="ListParagraph"/>
            <w:numPr>
              <w:numId w:val="2"/>
            </w:numPr>
            <w:ind w:leftChars="0" w:left="420" w:hanging="420"/>
          </w:pPr>
        </w:pPrChange>
      </w:pPr>
      <w:del w:id="286" w:author="lhc1990" w:date="2016-05-19T14:06:00Z">
        <w:r w:rsidDel="00D5233B">
          <w:fldChar w:fldCharType="begin"/>
        </w:r>
        <w:r w:rsidDel="00D5233B">
          <w:delInstrText xml:space="preserve"> </w:delInstrText>
        </w:r>
        <w:r w:rsidDel="00D5233B">
          <w:rPr>
            <w:rFonts w:hint="eastAsia"/>
          </w:rPr>
          <w:delInstrText>REF _Ref415733893 \h</w:delInstrText>
        </w:r>
        <w:r w:rsidDel="00D5233B">
          <w:delInstrText xml:space="preserve"> </w:delInstrText>
        </w:r>
        <w:r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4</w:delText>
        </w:r>
        <w:r w:rsidDel="00D5233B">
          <w:fldChar w:fldCharType="end"/>
        </w:r>
        <w:r w:rsidDel="00D5233B">
          <w:rPr>
            <w:rFonts w:hint="eastAsia"/>
          </w:rPr>
          <w:delText>のように試験環境に必要な</w:delText>
        </w:r>
        <w:r w:rsidDel="00D5233B">
          <w:rPr>
            <w:rFonts w:hint="eastAsia"/>
          </w:rPr>
          <w:delText>Android</w:delText>
        </w:r>
        <w:r w:rsidDel="00D5233B">
          <w:rPr>
            <w:rFonts w:hint="eastAsia"/>
          </w:rPr>
          <w:delText>のバージョンにおいて、必要なものにチェックし、「</w:delText>
        </w:r>
        <w:r w:rsidDel="00D5233B">
          <w:rPr>
            <w:rFonts w:hint="eastAsia"/>
          </w:rPr>
          <w:delText>Install x Packages</w:delText>
        </w:r>
        <w:r w:rsidDel="00D5233B">
          <w:delText>…</w:delText>
        </w:r>
        <w:r w:rsidDel="00D5233B">
          <w:rPr>
            <w:rFonts w:hint="eastAsia"/>
          </w:rPr>
          <w:delText>」ボタンをクリックして</w:delText>
        </w:r>
        <w:r w:rsidR="00E726CE" w:rsidDel="00D5233B">
          <w:rPr>
            <w:rFonts w:hint="eastAsia"/>
          </w:rPr>
          <w:delText>下さい</w:delText>
        </w:r>
        <w:r w:rsidDel="00D5233B">
          <w:rPr>
            <w:rFonts w:hint="eastAsia"/>
          </w:rPr>
          <w:delText>。</w:delText>
        </w:r>
      </w:del>
    </w:p>
    <w:p w14:paraId="699225A3" w14:textId="4F6F6B92" w:rsidR="008F7FBE" w:rsidDel="00D5233B" w:rsidRDefault="008F7FBE">
      <w:pPr>
        <w:keepNext/>
        <w:jc w:val="center"/>
        <w:rPr>
          <w:del w:id="287" w:author="lhc1990" w:date="2016-05-19T14:06:00Z"/>
        </w:rPr>
        <w:pPrChange w:id="288" w:author="lhc1990" w:date="2016-05-19T14:06:00Z">
          <w:pPr/>
        </w:pPrChange>
      </w:pPr>
    </w:p>
    <w:p w14:paraId="26BAD9A0" w14:textId="04BD7D6D" w:rsidR="008F7FBE" w:rsidDel="00D5233B" w:rsidRDefault="008F7FBE">
      <w:pPr>
        <w:keepNext/>
        <w:ind w:firstLineChars="50" w:firstLine="105"/>
        <w:jc w:val="center"/>
        <w:rPr>
          <w:del w:id="289" w:author="lhc1990" w:date="2016-05-19T14:06:00Z"/>
        </w:rPr>
        <w:pPrChange w:id="290" w:author="lhc1990" w:date="2016-05-19T14:06:00Z">
          <w:pPr>
            <w:ind w:firstLineChars="50" w:firstLine="105"/>
          </w:pPr>
        </w:pPrChange>
      </w:pPr>
      <w:del w:id="291" w:author="lhc1990" w:date="2016-05-19T14:06:00Z">
        <w:r w:rsidDel="00D5233B">
          <w:rPr>
            <w:rFonts w:hint="eastAsia"/>
          </w:rPr>
          <w:delText>ここでは、</w:delText>
        </w:r>
        <w:r w:rsidDel="00D5233B">
          <w:rPr>
            <w:rFonts w:hint="eastAsia"/>
          </w:rPr>
          <w:delText>Android4.1.2</w:delText>
        </w:r>
        <w:r w:rsidDel="00D5233B">
          <w:rPr>
            <w:rFonts w:hint="eastAsia"/>
          </w:rPr>
          <w:delText>の環境をインストールしようとしています。少なくとも</w:delText>
        </w:r>
        <w:r w:rsidR="00EB5777" w:rsidDel="00D5233B">
          <w:rPr>
            <w:rFonts w:hint="eastAsia"/>
          </w:rPr>
          <w:delText>「</w:delText>
        </w:r>
        <w:r w:rsidDel="00D5233B">
          <w:rPr>
            <w:rFonts w:hint="eastAsia"/>
          </w:rPr>
          <w:delText>SDK Platform</w:delText>
        </w:r>
        <w:r w:rsidR="00EB5777" w:rsidDel="00D5233B">
          <w:rPr>
            <w:rFonts w:hint="eastAsia"/>
          </w:rPr>
          <w:delText>」</w:delText>
        </w:r>
        <w:r w:rsidDel="00D5233B">
          <w:rPr>
            <w:rFonts w:hint="eastAsia"/>
          </w:rPr>
          <w:delText>と</w:delText>
        </w:r>
        <w:r w:rsidR="00DE0A18" w:rsidDel="00D5233B">
          <w:rPr>
            <w:rFonts w:hint="eastAsia"/>
          </w:rPr>
          <w:delText>エミュレータイメージの</w:delText>
        </w:r>
        <w:r w:rsidR="00EB5777" w:rsidDel="00D5233B">
          <w:rPr>
            <w:rFonts w:hint="eastAsia"/>
          </w:rPr>
          <w:delText>「</w:delText>
        </w:r>
        <w:r w:rsidDel="00D5233B">
          <w:rPr>
            <w:rFonts w:hint="eastAsia"/>
          </w:rPr>
          <w:delText>ARM EABI v7a Image</w:delText>
        </w:r>
        <w:r w:rsidR="00EB5777" w:rsidDel="00D5233B">
          <w:rPr>
            <w:rFonts w:hint="eastAsia"/>
          </w:rPr>
          <w:delText>」</w:delText>
        </w:r>
        <w:r w:rsidDel="00D5233B">
          <w:rPr>
            <w:rFonts w:hint="eastAsia"/>
          </w:rPr>
          <w:delText>のインストールは必須です。なお、</w:delText>
        </w:r>
        <w:r w:rsidDel="00D5233B">
          <w:rPr>
            <w:rFonts w:hint="eastAsia"/>
          </w:rPr>
          <w:delText>CrypgetSQL</w:delText>
        </w:r>
        <w:r w:rsidDel="00D5233B">
          <w:rPr>
            <w:rFonts w:hint="eastAsia"/>
          </w:rPr>
          <w:delText>は、</w:delText>
        </w:r>
        <w:r w:rsidDel="00D5233B">
          <w:rPr>
            <w:rFonts w:hint="eastAsia"/>
          </w:rPr>
          <w:delText>2015</w:delText>
        </w:r>
        <w:r w:rsidDel="00D5233B">
          <w:rPr>
            <w:rFonts w:hint="eastAsia"/>
          </w:rPr>
          <w:delText>年</w:delText>
        </w:r>
        <w:r w:rsidDel="00D5233B">
          <w:rPr>
            <w:rFonts w:hint="eastAsia"/>
          </w:rPr>
          <w:delText>4</w:delText>
        </w:r>
        <w:r w:rsidDel="00D5233B">
          <w:rPr>
            <w:rFonts w:hint="eastAsia"/>
          </w:rPr>
          <w:delText>月現在、</w:delText>
        </w:r>
        <w:r w:rsidRPr="00492C90" w:rsidDel="00D5233B">
          <w:rPr>
            <w:rFonts w:hint="eastAsia"/>
            <w:b/>
            <w:color w:val="FF0000"/>
          </w:rPr>
          <w:delText>ARM</w:delText>
        </w:r>
        <w:r w:rsidR="00FF3E59" w:rsidDel="00D5233B">
          <w:rPr>
            <w:rFonts w:hint="eastAsia"/>
            <w:b/>
            <w:color w:val="FF0000"/>
          </w:rPr>
          <w:delText>に</w:delText>
        </w:r>
        <w:r w:rsidRPr="00492C90" w:rsidDel="00D5233B">
          <w:rPr>
            <w:rFonts w:hint="eastAsia"/>
            <w:b/>
            <w:color w:val="FF0000"/>
          </w:rPr>
          <w:delText>しか対応して</w:delText>
        </w:r>
        <w:r w:rsidR="003B2E3D" w:rsidDel="00D5233B">
          <w:rPr>
            <w:rFonts w:hint="eastAsia"/>
            <w:b/>
            <w:color w:val="FF0000"/>
          </w:rPr>
          <w:delText>おらず、</w:delText>
        </w:r>
        <w:r w:rsidRPr="00492C90" w:rsidDel="00D5233B">
          <w:rPr>
            <w:rFonts w:hint="eastAsia"/>
            <w:b/>
            <w:color w:val="FF0000"/>
          </w:rPr>
          <w:delText>Intel</w:delText>
        </w:r>
        <w:r w:rsidRPr="00492C90" w:rsidDel="00D5233B">
          <w:rPr>
            <w:rFonts w:hint="eastAsia"/>
            <w:b/>
            <w:color w:val="FF0000"/>
          </w:rPr>
          <w:delText>や</w:delText>
        </w:r>
        <w:r w:rsidRPr="00492C90" w:rsidDel="00D5233B">
          <w:rPr>
            <w:rFonts w:hint="eastAsia"/>
            <w:b/>
            <w:color w:val="FF0000"/>
          </w:rPr>
          <w:delText>MIPS</w:delText>
        </w:r>
        <w:r w:rsidRPr="00492C90" w:rsidDel="00D5233B">
          <w:rPr>
            <w:rFonts w:hint="eastAsia"/>
            <w:b/>
            <w:color w:val="FF0000"/>
          </w:rPr>
          <w:delText>は</w:delText>
        </w:r>
        <w:r w:rsidR="00EE4FCA" w:rsidDel="00D5233B">
          <w:rPr>
            <w:rFonts w:hint="eastAsia"/>
            <w:b/>
            <w:color w:val="FF0000"/>
          </w:rPr>
          <w:delText>動作保証対象外です</w:delText>
        </w:r>
        <w:r w:rsidRPr="00492C90" w:rsidDel="00D5233B">
          <w:rPr>
            <w:rFonts w:hint="eastAsia"/>
            <w:b/>
            <w:color w:val="FF0000"/>
          </w:rPr>
          <w:delText>。</w:delText>
        </w:r>
      </w:del>
    </w:p>
    <w:p w14:paraId="693B88D1" w14:textId="74816990" w:rsidR="00492C90" w:rsidDel="00D5233B" w:rsidRDefault="00492C90">
      <w:pPr>
        <w:keepNext/>
        <w:jc w:val="center"/>
        <w:rPr>
          <w:del w:id="292" w:author="lhc1990" w:date="2016-05-19T14:06:00Z"/>
        </w:rPr>
        <w:pPrChange w:id="293" w:author="lhc1990" w:date="2016-05-19T14:06:00Z">
          <w:pPr/>
        </w:pPrChange>
      </w:pPr>
    </w:p>
    <w:p w14:paraId="087123FE" w14:textId="70BFCB96" w:rsidR="00DE0A18" w:rsidDel="00D5233B" w:rsidRDefault="00DE0A18">
      <w:pPr>
        <w:keepNext/>
        <w:jc w:val="center"/>
        <w:rPr>
          <w:del w:id="294" w:author="lhc1990" w:date="2016-05-19T14:06:00Z"/>
        </w:rPr>
        <w:pPrChange w:id="295" w:author="lhc1990" w:date="2016-05-19T14:06:00Z">
          <w:pPr/>
        </w:pPrChange>
      </w:pPr>
      <w:del w:id="296" w:author="lhc1990" w:date="2016-05-19T14:06:00Z">
        <w:r w:rsidDel="00D5233B">
          <w:rPr>
            <w:rFonts w:hint="eastAsia"/>
          </w:rPr>
          <w:delText>【参考情報】</w:delText>
        </w:r>
      </w:del>
    </w:p>
    <w:p w14:paraId="0FFC0303" w14:textId="7837BDBE" w:rsidR="00DE0A18" w:rsidRPr="00A063B2" w:rsidDel="00D5233B" w:rsidRDefault="00DE0A18">
      <w:pPr>
        <w:keepNext/>
        <w:ind w:firstLineChars="50" w:firstLine="105"/>
        <w:jc w:val="center"/>
        <w:rPr>
          <w:del w:id="297" w:author="lhc1990" w:date="2016-05-19T14:06:00Z"/>
        </w:rPr>
        <w:pPrChange w:id="298" w:author="lhc1990" w:date="2016-05-19T14:06:00Z">
          <w:pPr>
            <w:ind w:firstLineChars="50" w:firstLine="105"/>
          </w:pPr>
        </w:pPrChange>
      </w:pPr>
      <w:del w:id="299" w:author="lhc1990" w:date="2016-05-19T14:06:00Z">
        <w:r w:rsidDel="00D5233B">
          <w:rPr>
            <w:rFonts w:hint="eastAsia"/>
          </w:rPr>
          <w:delText>CPU</w:delText>
        </w:r>
        <w:r w:rsidDel="00D5233B">
          <w:rPr>
            <w:rFonts w:hint="eastAsia"/>
          </w:rPr>
          <w:delText>が</w:delText>
        </w:r>
        <w:r w:rsidDel="00D5233B">
          <w:rPr>
            <w:rFonts w:hint="eastAsia"/>
          </w:rPr>
          <w:delText>Intel Atom (</w:delText>
        </w:r>
        <w:r w:rsidDel="00D5233B">
          <w:delText>x86</w:delText>
        </w:r>
        <w:r w:rsidDel="00D5233B">
          <w:rPr>
            <w:rFonts w:hint="eastAsia"/>
          </w:rPr>
          <w:delText>)</w:delText>
        </w:r>
        <w:r w:rsidDel="00D5233B">
          <w:rPr>
            <w:rFonts w:hint="eastAsia"/>
          </w:rPr>
          <w:delText>の実機の場合、</w:delText>
        </w:r>
        <w:r w:rsidDel="00D5233B">
          <w:rPr>
            <w:rFonts w:hint="eastAsia"/>
          </w:rPr>
          <w:delText>OS</w:delText>
        </w:r>
        <w:r w:rsidDel="00D5233B">
          <w:rPr>
            <w:rFonts w:hint="eastAsia"/>
          </w:rPr>
          <w:delText>組み込みのバイナリトランスレーション機能が有効となっており、自動変換で</w:delText>
        </w:r>
        <w:r w:rsidDel="00D5233B">
          <w:rPr>
            <w:rFonts w:hint="eastAsia"/>
          </w:rPr>
          <w:delText>CrypgetSQL</w:delText>
        </w:r>
        <w:r w:rsidDel="00D5233B">
          <w:rPr>
            <w:rFonts w:hint="eastAsia"/>
          </w:rPr>
          <w:delText>も動作しますが動作保証対象外です。エミュレータではこの機能は無効となっているので動作しません。</w:delText>
        </w:r>
      </w:del>
    </w:p>
    <w:p w14:paraId="2BFCB4E2" w14:textId="2CF8ED5F" w:rsidR="008F7FBE" w:rsidDel="00D5233B" w:rsidRDefault="008F7FBE">
      <w:pPr>
        <w:keepNext/>
        <w:jc w:val="center"/>
        <w:rPr>
          <w:del w:id="300" w:author="lhc1990" w:date="2016-05-19T14:06:00Z"/>
        </w:rPr>
      </w:pPr>
      <w:del w:id="301" w:author="lhc1990" w:date="2016-05-19T14:06:00Z">
        <w:r w:rsidDel="00D5233B">
          <w:rPr>
            <w:noProof/>
          </w:rPr>
          <w:drawing>
            <wp:inline distT="0" distB="0" distL="0" distR="0" wp14:anchorId="7A034C4A" wp14:editId="6B92B508">
              <wp:extent cx="4409443" cy="5286046"/>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1740" cy="5288800"/>
                      </a:xfrm>
                      <a:prstGeom prst="rect">
                        <a:avLst/>
                      </a:prstGeom>
                      <a:noFill/>
                      <a:ln>
                        <a:noFill/>
                      </a:ln>
                    </pic:spPr>
                  </pic:pic>
                </a:graphicData>
              </a:graphic>
            </wp:inline>
          </w:drawing>
        </w:r>
      </w:del>
    </w:p>
    <w:p w14:paraId="18B41EB7" w14:textId="136C93E8" w:rsidR="008F7FBE" w:rsidDel="00D5233B" w:rsidRDefault="008F7FBE">
      <w:pPr>
        <w:pStyle w:val="Caption"/>
        <w:keepNext/>
        <w:jc w:val="center"/>
        <w:rPr>
          <w:del w:id="302" w:author="lhc1990" w:date="2016-05-19T14:06:00Z"/>
        </w:rPr>
        <w:pPrChange w:id="303" w:author="lhc1990" w:date="2016-05-19T14:06:00Z">
          <w:pPr>
            <w:pStyle w:val="Caption"/>
            <w:jc w:val="center"/>
          </w:pPr>
        </w:pPrChange>
      </w:pPr>
      <w:bookmarkStart w:id="304" w:name="_Ref415733893"/>
      <w:del w:id="305"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2</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4</w:delText>
        </w:r>
        <w:r w:rsidR="00184145" w:rsidDel="00D5233B">
          <w:rPr>
            <w:b w:val="0"/>
            <w:bCs w:val="0"/>
          </w:rPr>
          <w:fldChar w:fldCharType="end"/>
        </w:r>
        <w:bookmarkEnd w:id="304"/>
        <w:r w:rsidDel="00D5233B">
          <w:rPr>
            <w:rFonts w:hint="eastAsia"/>
          </w:rPr>
          <w:delText xml:space="preserve"> SDK Manager</w:delText>
        </w:r>
      </w:del>
    </w:p>
    <w:p w14:paraId="510B1970" w14:textId="4772DA09" w:rsidR="008F7FBE" w:rsidDel="00D5233B" w:rsidRDefault="008F7FBE">
      <w:pPr>
        <w:keepNext/>
        <w:jc w:val="center"/>
        <w:rPr>
          <w:del w:id="306" w:author="lhc1990" w:date="2016-05-19T14:06:00Z"/>
        </w:rPr>
        <w:pPrChange w:id="307" w:author="lhc1990" w:date="2016-05-19T14:06:00Z">
          <w:pPr/>
        </w:pPrChange>
      </w:pPr>
    </w:p>
    <w:p w14:paraId="31DBB80D" w14:textId="28186910" w:rsidR="008F7FBE" w:rsidDel="00D5233B" w:rsidRDefault="008F7FBE">
      <w:pPr>
        <w:keepNext/>
        <w:ind w:firstLineChars="50" w:firstLine="105"/>
        <w:jc w:val="center"/>
        <w:rPr>
          <w:del w:id="308" w:author="lhc1990" w:date="2016-05-19T14:06:00Z"/>
        </w:rPr>
        <w:pPrChange w:id="309" w:author="lhc1990" w:date="2016-05-19T14:06:00Z">
          <w:pPr>
            <w:ind w:firstLineChars="50" w:firstLine="105"/>
          </w:pPr>
        </w:pPrChange>
      </w:pPr>
      <w:del w:id="310" w:author="lhc1990" w:date="2016-05-19T14:06:00Z">
        <w:r w:rsidDel="00D5233B">
          <w:rPr>
            <w:rFonts w:hint="eastAsia"/>
          </w:rPr>
          <w:delText>ライセンス条項を読み、</w:delText>
        </w:r>
        <w:r w:rsidDel="00D5233B">
          <w:rPr>
            <w:rFonts w:hint="eastAsia"/>
          </w:rPr>
          <w:delText>Accept</w:delText>
        </w:r>
        <w:r w:rsidDel="00D5233B">
          <w:rPr>
            <w:rFonts w:hint="eastAsia"/>
          </w:rPr>
          <w:delText>のラジオボタンを</w:delText>
        </w:r>
        <w:r w:rsidR="00DE0A18" w:rsidDel="00D5233B">
          <w:rPr>
            <w:rFonts w:hint="eastAsia"/>
          </w:rPr>
          <w:delText>選択</w:delText>
        </w:r>
        <w:r w:rsidDel="00D5233B">
          <w:rPr>
            <w:rFonts w:hint="eastAsia"/>
          </w:rPr>
          <w:delText>後、インストールボタンを押下するとインストールが開始します。なお、インストールが完了すると、</w:delText>
        </w:r>
        <w:r w:rsidDel="00D5233B">
          <w:rPr>
            <w:rFonts w:hint="eastAsia"/>
          </w:rPr>
          <w:delText>Eclipse</w:delText>
        </w:r>
        <w:r w:rsidDel="00D5233B">
          <w:rPr>
            <w:rFonts w:hint="eastAsia"/>
          </w:rPr>
          <w:delText>の再起動を行う必要がある場合があります。</w:delText>
        </w:r>
      </w:del>
    </w:p>
    <w:p w14:paraId="5530A6CF" w14:textId="4B8347A7" w:rsidR="008F7FBE" w:rsidDel="00D5233B" w:rsidRDefault="008F7FBE">
      <w:pPr>
        <w:keepNext/>
        <w:jc w:val="center"/>
        <w:rPr>
          <w:del w:id="311" w:author="lhc1990" w:date="2016-05-19T14:06:00Z"/>
        </w:rPr>
        <w:pPrChange w:id="312" w:author="lhc1990" w:date="2016-05-19T14:06:00Z">
          <w:pPr/>
        </w:pPrChange>
      </w:pPr>
    </w:p>
    <w:p w14:paraId="467C361B" w14:textId="4874CB4F" w:rsidR="00BA6D2D" w:rsidDel="00D5233B" w:rsidRDefault="00B30690">
      <w:pPr>
        <w:pStyle w:val="Heading2"/>
        <w:numPr>
          <w:ilvl w:val="1"/>
          <w:numId w:val="7"/>
        </w:numPr>
        <w:jc w:val="center"/>
        <w:rPr>
          <w:del w:id="313" w:author="lhc1990" w:date="2016-05-19T14:06:00Z"/>
        </w:rPr>
        <w:pPrChange w:id="314" w:author="lhc1990" w:date="2016-05-19T14:06:00Z">
          <w:pPr>
            <w:pStyle w:val="Heading2"/>
            <w:numPr>
              <w:ilvl w:val="1"/>
              <w:numId w:val="7"/>
            </w:numPr>
            <w:ind w:left="567" w:hanging="567"/>
          </w:pPr>
        </w:pPrChange>
      </w:pPr>
      <w:del w:id="315" w:author="lhc1990" w:date="2016-05-19T14:06:00Z">
        <w:r w:rsidDel="00D5233B">
          <w:rPr>
            <w:rFonts w:hint="eastAsia"/>
          </w:rPr>
          <w:delText>エミュレータの準備</w:delText>
        </w:r>
      </w:del>
    </w:p>
    <w:p w14:paraId="26347AA8" w14:textId="0D615D78" w:rsidR="00EC2F8D" w:rsidDel="00D5233B" w:rsidRDefault="00594C3E">
      <w:pPr>
        <w:keepNext/>
        <w:ind w:firstLineChars="50" w:firstLine="105"/>
        <w:jc w:val="center"/>
        <w:rPr>
          <w:del w:id="316" w:author="lhc1990" w:date="2016-05-19T14:06:00Z"/>
        </w:rPr>
        <w:pPrChange w:id="317" w:author="lhc1990" w:date="2016-05-19T14:06:00Z">
          <w:pPr>
            <w:ind w:firstLineChars="50" w:firstLine="105"/>
          </w:pPr>
        </w:pPrChange>
      </w:pPr>
      <w:del w:id="318" w:author="lhc1990" w:date="2016-05-19T14:06:00Z">
        <w:r w:rsidDel="00D5233B">
          <w:rPr>
            <w:rFonts w:hint="eastAsia"/>
          </w:rPr>
          <w:delText>本節では、エミュレータの起動</w:delText>
        </w:r>
        <w:r w:rsidR="00997FFD" w:rsidDel="00D5233B">
          <w:rPr>
            <w:rFonts w:hint="eastAsia"/>
          </w:rPr>
          <w:delText>まで</w:delText>
        </w:r>
        <w:r w:rsidDel="00D5233B">
          <w:rPr>
            <w:rFonts w:hint="eastAsia"/>
          </w:rPr>
          <w:delText>を記載します。</w:delText>
        </w:r>
        <w:r w:rsidR="00343EA7" w:rsidDel="00D5233B">
          <w:rPr>
            <w:rFonts w:hint="eastAsia"/>
          </w:rPr>
          <w:delText>エミュレータを利用した試験を実施しない場合は、本節</w:delText>
        </w:r>
        <w:r w:rsidR="00503569" w:rsidDel="00D5233B">
          <w:rPr>
            <w:rFonts w:hint="eastAsia"/>
          </w:rPr>
          <w:delText>の内容を読み飛ばして</w:delText>
        </w:r>
        <w:r w:rsidR="00E726CE" w:rsidDel="00D5233B">
          <w:rPr>
            <w:rFonts w:hint="eastAsia"/>
          </w:rPr>
          <w:delText>下さい</w:delText>
        </w:r>
        <w:r w:rsidR="00503569" w:rsidDel="00D5233B">
          <w:rPr>
            <w:rFonts w:hint="eastAsia"/>
          </w:rPr>
          <w:delText>。なお、</w:delText>
        </w:r>
        <w:r w:rsidR="00F61DD6" w:rsidDel="00D5233B">
          <w:fldChar w:fldCharType="begin"/>
        </w:r>
        <w:r w:rsidR="00F61DD6" w:rsidDel="00D5233B">
          <w:delInstrText xml:space="preserve"> </w:delInstrText>
        </w:r>
        <w:r w:rsidR="00F61DD6" w:rsidDel="00D5233B">
          <w:rPr>
            <w:rFonts w:hint="eastAsia"/>
          </w:rPr>
          <w:delInstrText>REF _Ref415845543 \n \h</w:delInstrText>
        </w:r>
        <w:r w:rsidR="00F61DD6" w:rsidDel="00D5233B">
          <w:delInstrText xml:space="preserve"> </w:delInstrText>
        </w:r>
        <w:r w:rsidR="00F61DD6" w:rsidDel="00D5233B">
          <w:fldChar w:fldCharType="separate"/>
        </w:r>
        <w:r w:rsidR="00184145" w:rsidDel="00D5233B">
          <w:delText>2.2</w:delText>
        </w:r>
        <w:r w:rsidR="00F61DD6" w:rsidDel="00D5233B">
          <w:fldChar w:fldCharType="end"/>
        </w:r>
        <w:r w:rsidR="004913AD" w:rsidDel="00D5233B">
          <w:rPr>
            <w:rFonts w:hint="eastAsia"/>
          </w:rPr>
          <w:delText>節</w:delText>
        </w:r>
        <w:r w:rsidR="00F61DD6" w:rsidDel="00D5233B">
          <w:rPr>
            <w:rFonts w:hint="eastAsia"/>
          </w:rPr>
          <w:delText>の</w:delText>
        </w:r>
        <w:r w:rsidR="00997FFD" w:rsidDel="00D5233B">
          <w:rPr>
            <w:rFonts w:hint="eastAsia"/>
          </w:rPr>
          <w:delText>SDK</w:delText>
        </w:r>
        <w:r w:rsidR="000A1F8C" w:rsidDel="00D5233B">
          <w:rPr>
            <w:rFonts w:hint="eastAsia"/>
          </w:rPr>
          <w:delText xml:space="preserve"> Platform</w:delText>
        </w:r>
        <w:r w:rsidR="00997FFD" w:rsidDel="00D5233B">
          <w:rPr>
            <w:rFonts w:hint="eastAsia"/>
          </w:rPr>
          <w:delText>のインストール</w:delText>
        </w:r>
        <w:r w:rsidR="00503569" w:rsidDel="00D5233B">
          <w:rPr>
            <w:rFonts w:hint="eastAsia"/>
          </w:rPr>
          <w:delText>を済ませていることを前提に記載しています</w:delText>
        </w:r>
        <w:r w:rsidR="00997FFD" w:rsidDel="00D5233B">
          <w:rPr>
            <w:rFonts w:hint="eastAsia"/>
          </w:rPr>
          <w:delText>。</w:delText>
        </w:r>
        <w:r w:rsidR="004011D3" w:rsidDel="00D5233B">
          <w:rPr>
            <w:rFonts w:hint="eastAsia"/>
          </w:rPr>
          <w:delText>また、エミュレータのその他の設定（日本語化、タイムゾーン、プロキシ）は、参考文献</w:delText>
        </w:r>
        <w:r w:rsidR="004011D3" w:rsidDel="00D5233B">
          <w:rPr>
            <w:rFonts w:hint="eastAsia"/>
          </w:rPr>
          <w:delText>[1]</w:delText>
        </w:r>
        <w:r w:rsidR="004011D3" w:rsidDel="00D5233B">
          <w:rPr>
            <w:rFonts w:hint="eastAsia"/>
          </w:rPr>
          <w:delText>の</w:delText>
        </w:r>
        <w:r w:rsidR="004011D3" w:rsidDel="00D5233B">
          <w:rPr>
            <w:rFonts w:hint="eastAsia"/>
          </w:rPr>
          <w:delText>2.2</w:delText>
        </w:r>
        <w:r w:rsidR="004011D3" w:rsidDel="00D5233B">
          <w:rPr>
            <w:rFonts w:hint="eastAsia"/>
          </w:rPr>
          <w:delText>節を参考にして</w:delText>
        </w:r>
        <w:r w:rsidR="00E726CE" w:rsidDel="00D5233B">
          <w:rPr>
            <w:rFonts w:hint="eastAsia"/>
          </w:rPr>
          <w:delText>下さい</w:delText>
        </w:r>
        <w:r w:rsidR="004011D3" w:rsidDel="00D5233B">
          <w:rPr>
            <w:rFonts w:hint="eastAsia"/>
          </w:rPr>
          <w:delText>。</w:delText>
        </w:r>
      </w:del>
    </w:p>
    <w:p w14:paraId="4652587F" w14:textId="6B4B6ACE" w:rsidR="00503569" w:rsidDel="00D5233B" w:rsidRDefault="00503569">
      <w:pPr>
        <w:keepNext/>
        <w:jc w:val="center"/>
        <w:rPr>
          <w:del w:id="319" w:author="lhc1990" w:date="2016-05-19T14:06:00Z"/>
        </w:rPr>
        <w:pPrChange w:id="320" w:author="lhc1990" w:date="2016-05-19T14:06:00Z">
          <w:pPr/>
        </w:pPrChange>
      </w:pPr>
    </w:p>
    <w:p w14:paraId="6019D554" w14:textId="2A9214F9" w:rsidR="00997FFD" w:rsidDel="00D5233B" w:rsidRDefault="00997FFD">
      <w:pPr>
        <w:pStyle w:val="ListParagraph"/>
        <w:keepNext/>
        <w:numPr>
          <w:ilvl w:val="0"/>
          <w:numId w:val="3"/>
        </w:numPr>
        <w:ind w:leftChars="0"/>
        <w:jc w:val="center"/>
        <w:rPr>
          <w:del w:id="321" w:author="lhc1990" w:date="2016-05-19T14:06:00Z"/>
        </w:rPr>
        <w:pPrChange w:id="322" w:author="lhc1990" w:date="2016-05-19T14:06:00Z">
          <w:pPr>
            <w:pStyle w:val="ListParagraph"/>
            <w:numPr>
              <w:numId w:val="3"/>
            </w:numPr>
            <w:ind w:leftChars="0" w:left="420" w:hanging="420"/>
          </w:pPr>
        </w:pPrChange>
      </w:pPr>
      <w:del w:id="323" w:author="lhc1990" w:date="2016-05-19T14:06:00Z">
        <w:r w:rsidDel="00D5233B">
          <w:rPr>
            <w:rFonts w:hint="eastAsia"/>
          </w:rPr>
          <w:delText xml:space="preserve"> Android Virtual Device(AVD) Manager</w:delText>
        </w:r>
        <w:r w:rsidDel="00D5233B">
          <w:rPr>
            <w:rFonts w:hint="eastAsia"/>
          </w:rPr>
          <w:delText>のアイコン</w:delText>
        </w:r>
        <w:r w:rsidR="00EC2F8D" w:rsidDel="00D5233B">
          <w:rPr>
            <w:rFonts w:hint="eastAsia"/>
          </w:rPr>
          <w:delText>をクリックします。</w:delText>
        </w:r>
      </w:del>
    </w:p>
    <w:p w14:paraId="5A19E582" w14:textId="413B6382" w:rsidR="00997FFD" w:rsidDel="00D5233B" w:rsidRDefault="00997FFD">
      <w:pPr>
        <w:keepNext/>
        <w:jc w:val="center"/>
        <w:rPr>
          <w:del w:id="324" w:author="lhc1990" w:date="2016-05-19T14:06:00Z"/>
        </w:rPr>
        <w:pPrChange w:id="325" w:author="lhc1990" w:date="2016-05-19T14:06:00Z">
          <w:pPr/>
        </w:pPrChange>
      </w:pPr>
    </w:p>
    <w:p w14:paraId="2E869EF1" w14:textId="2D04B24B" w:rsidR="00997FFD" w:rsidDel="00D5233B" w:rsidRDefault="00997FFD">
      <w:pPr>
        <w:keepNext/>
        <w:jc w:val="center"/>
        <w:rPr>
          <w:del w:id="326" w:author="lhc1990" w:date="2016-05-19T14:06:00Z"/>
        </w:rPr>
      </w:pPr>
      <w:del w:id="327" w:author="lhc1990" w:date="2016-05-19T14:06:00Z">
        <w:r w:rsidDel="00D5233B">
          <w:rPr>
            <w:noProof/>
          </w:rPr>
          <w:drawing>
            <wp:inline distT="0" distB="0" distL="0" distR="0" wp14:anchorId="7637E160" wp14:editId="58CE0840">
              <wp:extent cx="4884420" cy="85344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420" cy="853440"/>
                      </a:xfrm>
                      <a:prstGeom prst="rect">
                        <a:avLst/>
                      </a:prstGeom>
                      <a:noFill/>
                      <a:ln>
                        <a:noFill/>
                      </a:ln>
                    </pic:spPr>
                  </pic:pic>
                </a:graphicData>
              </a:graphic>
            </wp:inline>
          </w:drawing>
        </w:r>
      </w:del>
    </w:p>
    <w:p w14:paraId="7D8C60E8" w14:textId="0E3F34DC" w:rsidR="00997FFD" w:rsidDel="00D5233B" w:rsidRDefault="00997FFD">
      <w:pPr>
        <w:pStyle w:val="Caption"/>
        <w:keepNext/>
        <w:jc w:val="center"/>
        <w:rPr>
          <w:del w:id="328" w:author="lhc1990" w:date="2016-05-19T14:06:00Z"/>
        </w:rPr>
        <w:pPrChange w:id="329" w:author="lhc1990" w:date="2016-05-19T14:06:00Z">
          <w:pPr>
            <w:pStyle w:val="Caption"/>
            <w:jc w:val="center"/>
          </w:pPr>
        </w:pPrChange>
      </w:pPr>
      <w:del w:id="330"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2</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5</w:delText>
        </w:r>
        <w:r w:rsidR="00184145" w:rsidDel="00D5233B">
          <w:rPr>
            <w:b w:val="0"/>
            <w:bCs w:val="0"/>
          </w:rPr>
          <w:fldChar w:fldCharType="end"/>
        </w:r>
        <w:r w:rsidDel="00D5233B">
          <w:rPr>
            <w:rFonts w:hint="eastAsia"/>
          </w:rPr>
          <w:delText xml:space="preserve"> Eclipse</w:delText>
        </w:r>
        <w:r w:rsidDel="00D5233B">
          <w:rPr>
            <w:rFonts w:hint="eastAsia"/>
          </w:rPr>
          <w:delText>メニュー（</w:delText>
        </w:r>
        <w:r w:rsidDel="00D5233B">
          <w:rPr>
            <w:rFonts w:hint="eastAsia"/>
          </w:rPr>
          <w:delText>AVD Manager</w:delText>
        </w:r>
        <w:r w:rsidDel="00D5233B">
          <w:rPr>
            <w:rFonts w:hint="eastAsia"/>
          </w:rPr>
          <w:delText>のアイコン）</w:delText>
        </w:r>
      </w:del>
    </w:p>
    <w:p w14:paraId="0D6EB0ED" w14:textId="29DBA3A1" w:rsidR="00306BB8" w:rsidDel="00D5233B" w:rsidRDefault="00306BB8">
      <w:pPr>
        <w:keepNext/>
        <w:jc w:val="center"/>
        <w:rPr>
          <w:del w:id="331" w:author="lhc1990" w:date="2016-05-19T14:06:00Z"/>
        </w:rPr>
        <w:pPrChange w:id="332" w:author="lhc1990" w:date="2016-05-19T14:06:00Z">
          <w:pPr/>
        </w:pPrChange>
      </w:pPr>
    </w:p>
    <w:p w14:paraId="6A862553" w14:textId="6E5A1345" w:rsidR="00306BB8" w:rsidDel="00D5233B" w:rsidRDefault="00306BB8">
      <w:pPr>
        <w:pStyle w:val="ListParagraph"/>
        <w:keepNext/>
        <w:numPr>
          <w:ilvl w:val="0"/>
          <w:numId w:val="3"/>
        </w:numPr>
        <w:ind w:leftChars="0"/>
        <w:jc w:val="center"/>
        <w:rPr>
          <w:del w:id="333" w:author="lhc1990" w:date="2016-05-19T14:06:00Z"/>
        </w:rPr>
        <w:pPrChange w:id="334" w:author="lhc1990" w:date="2016-05-19T14:06:00Z">
          <w:pPr>
            <w:pStyle w:val="ListParagraph"/>
            <w:numPr>
              <w:numId w:val="3"/>
            </w:numPr>
            <w:ind w:leftChars="0" w:left="420" w:hanging="420"/>
          </w:pPr>
        </w:pPrChange>
      </w:pPr>
      <w:del w:id="335" w:author="lhc1990" w:date="2016-05-19T14:06:00Z">
        <w:r w:rsidDel="00D5233B">
          <w:rPr>
            <w:rFonts w:hint="eastAsia"/>
          </w:rPr>
          <w:delText>「</w:delText>
        </w:r>
        <w:r w:rsidDel="00D5233B">
          <w:rPr>
            <w:rFonts w:hint="eastAsia"/>
          </w:rPr>
          <w:delText>Create</w:delText>
        </w:r>
        <w:r w:rsidDel="00D5233B">
          <w:delText>…</w:delText>
        </w:r>
        <w:r w:rsidDel="00D5233B">
          <w:rPr>
            <w:rFonts w:hint="eastAsia"/>
          </w:rPr>
          <w:delText>」ボタンをクリックして</w:delText>
        </w:r>
        <w:r w:rsidR="00E726CE" w:rsidDel="00D5233B">
          <w:rPr>
            <w:rFonts w:hint="eastAsia"/>
          </w:rPr>
          <w:delText>下さい</w:delText>
        </w:r>
        <w:r w:rsidDel="00D5233B">
          <w:rPr>
            <w:rFonts w:hint="eastAsia"/>
          </w:rPr>
          <w:delText>。（</w:delText>
        </w:r>
        <w:r w:rsidDel="00D5233B">
          <w:fldChar w:fldCharType="begin"/>
        </w:r>
        <w:r w:rsidDel="00D5233B">
          <w:delInstrText xml:space="preserve"> </w:delInstrText>
        </w:r>
        <w:r w:rsidDel="00D5233B">
          <w:rPr>
            <w:rFonts w:hint="eastAsia"/>
          </w:rPr>
          <w:delInstrText>REF _Ref415735781 \h</w:delInstrText>
        </w:r>
        <w:r w:rsidDel="00D5233B">
          <w:delInstrText xml:space="preserve"> </w:delInstrText>
        </w:r>
        <w:r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6</w:delText>
        </w:r>
        <w:r w:rsidDel="00D5233B">
          <w:fldChar w:fldCharType="end"/>
        </w:r>
        <w:r w:rsidDel="00D5233B">
          <w:rPr>
            <w:rFonts w:hint="eastAsia"/>
          </w:rPr>
          <w:delText>参照）</w:delText>
        </w:r>
      </w:del>
    </w:p>
    <w:p w14:paraId="3752C7F4" w14:textId="3B610D0F" w:rsidR="00306BB8" w:rsidDel="00D5233B" w:rsidRDefault="00306BB8">
      <w:pPr>
        <w:keepNext/>
        <w:jc w:val="center"/>
        <w:rPr>
          <w:del w:id="336" w:author="lhc1990" w:date="2016-05-19T14:06:00Z"/>
        </w:rPr>
      </w:pPr>
      <w:del w:id="337" w:author="lhc1990" w:date="2016-05-19T14:06:00Z">
        <w:r w:rsidDel="00D5233B">
          <w:rPr>
            <w:noProof/>
          </w:rPr>
          <w:drawing>
            <wp:inline distT="0" distB="0" distL="0" distR="0" wp14:anchorId="731F5A23" wp14:editId="14D1D738">
              <wp:extent cx="4352544" cy="310896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242" cy="3108744"/>
                      </a:xfrm>
                      <a:prstGeom prst="rect">
                        <a:avLst/>
                      </a:prstGeom>
                      <a:noFill/>
                      <a:ln>
                        <a:noFill/>
                      </a:ln>
                    </pic:spPr>
                  </pic:pic>
                </a:graphicData>
              </a:graphic>
            </wp:inline>
          </w:drawing>
        </w:r>
      </w:del>
    </w:p>
    <w:p w14:paraId="7DCDBD92" w14:textId="5FECC785" w:rsidR="00306BB8" w:rsidDel="00D5233B" w:rsidRDefault="00306BB8">
      <w:pPr>
        <w:pStyle w:val="Caption"/>
        <w:keepNext/>
        <w:jc w:val="center"/>
        <w:rPr>
          <w:del w:id="338" w:author="lhc1990" w:date="2016-05-19T14:06:00Z"/>
        </w:rPr>
        <w:pPrChange w:id="339" w:author="lhc1990" w:date="2016-05-19T14:06:00Z">
          <w:pPr>
            <w:pStyle w:val="Caption"/>
            <w:jc w:val="center"/>
          </w:pPr>
        </w:pPrChange>
      </w:pPr>
      <w:bookmarkStart w:id="340" w:name="_Ref415735781"/>
      <w:del w:id="341"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2</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6</w:delText>
        </w:r>
        <w:r w:rsidR="00184145" w:rsidDel="00D5233B">
          <w:rPr>
            <w:b w:val="0"/>
            <w:bCs w:val="0"/>
          </w:rPr>
          <w:fldChar w:fldCharType="end"/>
        </w:r>
        <w:bookmarkEnd w:id="340"/>
        <w:r w:rsidDel="00D5233B">
          <w:rPr>
            <w:rFonts w:hint="eastAsia"/>
          </w:rPr>
          <w:delText xml:space="preserve"> AVD Manager</w:delText>
        </w:r>
      </w:del>
    </w:p>
    <w:p w14:paraId="58EE7363" w14:textId="19AF1841" w:rsidR="00306BB8" w:rsidDel="00D5233B" w:rsidRDefault="00306BB8">
      <w:pPr>
        <w:keepNext/>
        <w:jc w:val="center"/>
        <w:rPr>
          <w:del w:id="342" w:author="lhc1990" w:date="2016-05-19T14:06:00Z"/>
        </w:rPr>
        <w:pPrChange w:id="343" w:author="lhc1990" w:date="2016-05-19T14:06:00Z">
          <w:pPr/>
        </w:pPrChange>
      </w:pPr>
    </w:p>
    <w:p w14:paraId="4ECD85CA" w14:textId="11E22712" w:rsidR="00EC2F8D" w:rsidDel="00D5233B" w:rsidRDefault="00D66CB6">
      <w:pPr>
        <w:pStyle w:val="ListParagraph"/>
        <w:keepNext/>
        <w:numPr>
          <w:ilvl w:val="0"/>
          <w:numId w:val="3"/>
        </w:numPr>
        <w:ind w:leftChars="0"/>
        <w:jc w:val="center"/>
        <w:rPr>
          <w:del w:id="344" w:author="lhc1990" w:date="2016-05-19T14:06:00Z"/>
        </w:rPr>
        <w:pPrChange w:id="345" w:author="lhc1990" w:date="2016-05-19T14:06:00Z">
          <w:pPr>
            <w:pStyle w:val="ListParagraph"/>
            <w:numPr>
              <w:numId w:val="3"/>
            </w:numPr>
            <w:ind w:leftChars="0" w:left="420" w:hanging="420"/>
          </w:pPr>
        </w:pPrChange>
      </w:pPr>
      <w:del w:id="346" w:author="lhc1990" w:date="2016-05-19T14:06:00Z">
        <w:r w:rsidDel="00D5233B">
          <w:rPr>
            <w:rFonts w:hint="eastAsia"/>
          </w:rPr>
          <w:delText>試験したい環境に</w:delText>
        </w:r>
        <w:r w:rsidR="00FC631A" w:rsidDel="00D5233B">
          <w:rPr>
            <w:rFonts w:hint="eastAsia"/>
          </w:rPr>
          <w:delText>合わせて入力し</w:delText>
        </w:r>
        <w:r w:rsidDel="00D5233B">
          <w:rPr>
            <w:rFonts w:hint="eastAsia"/>
          </w:rPr>
          <w:delText>、</w:delText>
        </w:r>
        <w:r w:rsidR="00FC631A" w:rsidDel="00D5233B">
          <w:rPr>
            <w:rFonts w:hint="eastAsia"/>
          </w:rPr>
          <w:delText>OK</w:delText>
        </w:r>
        <w:r w:rsidR="00FC631A" w:rsidDel="00D5233B">
          <w:rPr>
            <w:rFonts w:hint="eastAsia"/>
          </w:rPr>
          <w:delText>ボタンをクリックします</w:delText>
        </w:r>
        <w:r w:rsidR="00306BB8" w:rsidDel="00D5233B">
          <w:rPr>
            <w:rFonts w:hint="eastAsia"/>
          </w:rPr>
          <w:delText>（</w:delText>
        </w:r>
        <w:r w:rsidR="00306BB8" w:rsidDel="00D5233B">
          <w:fldChar w:fldCharType="begin"/>
        </w:r>
        <w:r w:rsidR="00306BB8" w:rsidDel="00D5233B">
          <w:delInstrText xml:space="preserve"> </w:delInstrText>
        </w:r>
        <w:r w:rsidR="00306BB8" w:rsidDel="00D5233B">
          <w:rPr>
            <w:rFonts w:hint="eastAsia"/>
          </w:rPr>
          <w:delInstrText>REF _Ref415735599 \h</w:delInstrText>
        </w:r>
        <w:r w:rsidR="00306BB8" w:rsidDel="00D5233B">
          <w:delInstrText xml:space="preserve"> </w:delInstrText>
        </w:r>
        <w:r w:rsidR="00306BB8"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7</w:delText>
        </w:r>
        <w:r w:rsidR="00306BB8" w:rsidDel="00D5233B">
          <w:fldChar w:fldCharType="end"/>
        </w:r>
        <w:r w:rsidR="00306BB8" w:rsidDel="00D5233B">
          <w:rPr>
            <w:rFonts w:hint="eastAsia"/>
          </w:rPr>
          <w:delText>参照）</w:delText>
        </w:r>
        <w:r w:rsidR="00FC631A" w:rsidDel="00D5233B">
          <w:rPr>
            <w:rFonts w:hint="eastAsia"/>
          </w:rPr>
          <w:delText>。</w:delText>
        </w:r>
        <w:r w:rsidR="00306BB8" w:rsidDel="00D5233B">
          <w:rPr>
            <w:rFonts w:hint="eastAsia"/>
          </w:rPr>
          <w:delText>なお、</w:delText>
        </w:r>
        <w:r w:rsidR="00306BB8" w:rsidDel="00D5233B">
          <w:rPr>
            <w:rFonts w:hint="eastAsia"/>
          </w:rPr>
          <w:delText>AVD Name</w:delText>
        </w:r>
        <w:r w:rsidR="00306BB8" w:rsidDel="00D5233B">
          <w:rPr>
            <w:rFonts w:hint="eastAsia"/>
          </w:rPr>
          <w:delText>は任意です。</w:delText>
        </w:r>
        <w:r w:rsidR="001B48C1" w:rsidDel="00D5233B">
          <w:rPr>
            <w:rFonts w:hint="eastAsia"/>
          </w:rPr>
          <w:delText>Target</w:delText>
        </w:r>
        <w:r w:rsidR="001B48C1" w:rsidDel="00D5233B">
          <w:rPr>
            <w:rFonts w:hint="eastAsia"/>
          </w:rPr>
          <w:delText>のプルダウンボックスの選択肢に、試験したい</w:delText>
        </w:r>
        <w:r w:rsidR="001B48C1" w:rsidDel="00D5233B">
          <w:rPr>
            <w:rFonts w:hint="eastAsia"/>
          </w:rPr>
          <w:delText>Android</w:delText>
        </w:r>
        <w:r w:rsidR="001B48C1" w:rsidDel="00D5233B">
          <w:rPr>
            <w:rFonts w:hint="eastAsia"/>
          </w:rPr>
          <w:delText>のバージョンがない場合は、</w:delText>
        </w:r>
        <w:r w:rsidR="001B48C1" w:rsidDel="00D5233B">
          <w:fldChar w:fldCharType="begin"/>
        </w:r>
        <w:r w:rsidR="001B48C1" w:rsidDel="00D5233B">
          <w:delInstrText xml:space="preserve"> </w:delInstrText>
        </w:r>
        <w:r w:rsidR="001B48C1" w:rsidDel="00D5233B">
          <w:rPr>
            <w:rFonts w:hint="eastAsia"/>
          </w:rPr>
          <w:delInstrText>REF _Ref415845543 \n \h</w:delInstrText>
        </w:r>
        <w:r w:rsidR="001B48C1" w:rsidDel="00D5233B">
          <w:delInstrText xml:space="preserve"> </w:delInstrText>
        </w:r>
        <w:r w:rsidR="001B48C1" w:rsidDel="00D5233B">
          <w:fldChar w:fldCharType="separate"/>
        </w:r>
        <w:r w:rsidR="00184145" w:rsidDel="00D5233B">
          <w:delText>2.2</w:delText>
        </w:r>
        <w:r w:rsidR="001B48C1" w:rsidDel="00D5233B">
          <w:fldChar w:fldCharType="end"/>
        </w:r>
        <w:r w:rsidR="001B48C1" w:rsidDel="00D5233B">
          <w:rPr>
            <w:rFonts w:hint="eastAsia"/>
          </w:rPr>
          <w:delText>項を参考に</w:delText>
        </w:r>
        <w:r w:rsidR="001B48C1" w:rsidDel="00D5233B">
          <w:rPr>
            <w:rFonts w:hint="eastAsia"/>
          </w:rPr>
          <w:delText>SDK</w:delText>
        </w:r>
        <w:r w:rsidR="001B48C1" w:rsidDel="00D5233B">
          <w:rPr>
            <w:rFonts w:hint="eastAsia"/>
          </w:rPr>
          <w:delText>のダウンロードを実施して</w:delText>
        </w:r>
        <w:r w:rsidR="00E726CE" w:rsidDel="00D5233B">
          <w:rPr>
            <w:rFonts w:hint="eastAsia"/>
          </w:rPr>
          <w:delText>下さい</w:delText>
        </w:r>
        <w:r w:rsidR="001B48C1" w:rsidDel="00D5233B">
          <w:rPr>
            <w:rFonts w:hint="eastAsia"/>
          </w:rPr>
          <w:delText>。</w:delText>
        </w:r>
      </w:del>
    </w:p>
    <w:p w14:paraId="566220D6" w14:textId="30A768D7" w:rsidR="004F66F6" w:rsidDel="00D5233B" w:rsidRDefault="004F66F6">
      <w:pPr>
        <w:pStyle w:val="ListParagraph"/>
        <w:keepNext/>
        <w:ind w:leftChars="0" w:left="420"/>
        <w:jc w:val="center"/>
        <w:rPr>
          <w:del w:id="347" w:author="lhc1990" w:date="2016-05-19T14:06:00Z"/>
        </w:rPr>
        <w:pPrChange w:id="348" w:author="lhc1990" w:date="2016-05-19T14:06:00Z">
          <w:pPr>
            <w:pStyle w:val="ListParagraph"/>
            <w:ind w:leftChars="0" w:left="420"/>
          </w:pPr>
        </w:pPrChange>
      </w:pPr>
      <w:del w:id="349" w:author="lhc1990" w:date="2016-05-19T14:06:00Z">
        <w:r w:rsidDel="00D5233B">
          <w:rPr>
            <w:rFonts w:hint="eastAsia"/>
          </w:rPr>
          <w:delText>（</w:delText>
        </w:r>
        <w:r w:rsidR="00F95EB3" w:rsidDel="00D5233B">
          <w:fldChar w:fldCharType="begin"/>
        </w:r>
        <w:r w:rsidR="00F95EB3" w:rsidDel="00D5233B">
          <w:delInstrText xml:space="preserve"> </w:delInstrText>
        </w:r>
        <w:r w:rsidR="00F95EB3" w:rsidDel="00D5233B">
          <w:rPr>
            <w:rFonts w:hint="eastAsia"/>
          </w:rPr>
          <w:delInstrText>REF _Ref415735599 \h</w:delInstrText>
        </w:r>
        <w:r w:rsidR="00F95EB3" w:rsidDel="00D5233B">
          <w:delInstrText xml:space="preserve"> </w:delInstrText>
        </w:r>
        <w:r w:rsidR="00F95EB3"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7</w:delText>
        </w:r>
        <w:r w:rsidR="00F95EB3" w:rsidDel="00D5233B">
          <w:fldChar w:fldCharType="end"/>
        </w:r>
        <w:r w:rsidDel="00D5233B">
          <w:rPr>
            <w:rFonts w:hint="eastAsia"/>
          </w:rPr>
          <w:delText>の詳細は、参考文献</w:delText>
        </w:r>
        <w:r w:rsidDel="00D5233B">
          <w:rPr>
            <w:rFonts w:hint="eastAsia"/>
          </w:rPr>
          <w:delText>[1]</w:delText>
        </w:r>
        <w:r w:rsidDel="00D5233B">
          <w:rPr>
            <w:rFonts w:hint="eastAsia"/>
          </w:rPr>
          <w:delText>の</w:delText>
        </w:r>
        <w:r w:rsidDel="00D5233B">
          <w:rPr>
            <w:rFonts w:hint="eastAsia"/>
          </w:rPr>
          <w:delText>2.2.1</w:delText>
        </w:r>
        <w:r w:rsidDel="00D5233B">
          <w:rPr>
            <w:rFonts w:hint="eastAsia"/>
          </w:rPr>
          <w:delText>節「エミュレータの作成」も参考に</w:delText>
        </w:r>
        <w:r w:rsidR="005459EA" w:rsidDel="00D5233B">
          <w:rPr>
            <w:rFonts w:hint="eastAsia"/>
          </w:rPr>
          <w:delText>なります</w:delText>
        </w:r>
        <w:r w:rsidDel="00D5233B">
          <w:rPr>
            <w:rFonts w:hint="eastAsia"/>
          </w:rPr>
          <w:delText>。）</w:delText>
        </w:r>
      </w:del>
    </w:p>
    <w:p w14:paraId="3D9274A5" w14:textId="216DD3BA" w:rsidR="00FC631A" w:rsidRPr="00306BB8" w:rsidDel="00D5233B" w:rsidRDefault="00FC631A">
      <w:pPr>
        <w:keepNext/>
        <w:jc w:val="center"/>
        <w:rPr>
          <w:del w:id="350" w:author="lhc1990" w:date="2016-05-19T14:06:00Z"/>
        </w:rPr>
        <w:pPrChange w:id="351" w:author="lhc1990" w:date="2016-05-19T14:06:00Z">
          <w:pPr/>
        </w:pPrChange>
      </w:pPr>
    </w:p>
    <w:p w14:paraId="3691A4C0" w14:textId="43B600F5" w:rsidR="00FC631A" w:rsidDel="00D5233B" w:rsidRDefault="00FC631A">
      <w:pPr>
        <w:keepNext/>
        <w:jc w:val="center"/>
        <w:rPr>
          <w:del w:id="352" w:author="lhc1990" w:date="2016-05-19T14:06:00Z"/>
        </w:rPr>
      </w:pPr>
      <w:del w:id="353" w:author="lhc1990" w:date="2016-05-19T14:06:00Z">
        <w:r w:rsidDel="00D5233B">
          <w:rPr>
            <w:noProof/>
          </w:rPr>
          <w:drawing>
            <wp:inline distT="0" distB="0" distL="0" distR="0" wp14:anchorId="513A4567" wp14:editId="438553E3">
              <wp:extent cx="2396381" cy="3853317"/>
              <wp:effectExtent l="0" t="0" r="444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6035" cy="3852761"/>
                      </a:xfrm>
                      <a:prstGeom prst="rect">
                        <a:avLst/>
                      </a:prstGeom>
                      <a:noFill/>
                      <a:ln>
                        <a:noFill/>
                      </a:ln>
                    </pic:spPr>
                  </pic:pic>
                </a:graphicData>
              </a:graphic>
            </wp:inline>
          </w:drawing>
        </w:r>
      </w:del>
    </w:p>
    <w:p w14:paraId="0C6A262E" w14:textId="30B64EDC" w:rsidR="00FC631A" w:rsidDel="00D5233B" w:rsidRDefault="00FC631A">
      <w:pPr>
        <w:pStyle w:val="Caption"/>
        <w:keepNext/>
        <w:jc w:val="center"/>
        <w:rPr>
          <w:del w:id="354" w:author="lhc1990" w:date="2016-05-19T14:06:00Z"/>
        </w:rPr>
        <w:pPrChange w:id="355" w:author="lhc1990" w:date="2016-05-19T14:06:00Z">
          <w:pPr>
            <w:pStyle w:val="Caption"/>
            <w:jc w:val="center"/>
          </w:pPr>
        </w:pPrChange>
      </w:pPr>
      <w:bookmarkStart w:id="356" w:name="_Ref415735599"/>
      <w:del w:id="357"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2</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7</w:delText>
        </w:r>
        <w:r w:rsidR="00184145" w:rsidDel="00D5233B">
          <w:rPr>
            <w:b w:val="0"/>
            <w:bCs w:val="0"/>
          </w:rPr>
          <w:fldChar w:fldCharType="end"/>
        </w:r>
        <w:bookmarkEnd w:id="356"/>
        <w:r w:rsidDel="00D5233B">
          <w:rPr>
            <w:rFonts w:hint="eastAsia"/>
          </w:rPr>
          <w:delText xml:space="preserve"> Create new Android Virtual Device</w:delText>
        </w:r>
      </w:del>
    </w:p>
    <w:p w14:paraId="5F4770AD" w14:textId="5CFC2C8E" w:rsidR="00BA6D2D" w:rsidDel="00D5233B" w:rsidRDefault="00BA6D2D">
      <w:pPr>
        <w:keepNext/>
        <w:jc w:val="center"/>
        <w:rPr>
          <w:del w:id="358" w:author="lhc1990" w:date="2016-05-19T14:06:00Z"/>
        </w:rPr>
        <w:pPrChange w:id="359" w:author="lhc1990" w:date="2016-05-19T14:06:00Z">
          <w:pPr/>
        </w:pPrChange>
      </w:pPr>
    </w:p>
    <w:p w14:paraId="52BA7F01" w14:textId="318C0773" w:rsidR="00941481" w:rsidDel="00D5233B" w:rsidRDefault="00941481">
      <w:pPr>
        <w:pStyle w:val="ListParagraph"/>
        <w:keepNext/>
        <w:numPr>
          <w:ilvl w:val="0"/>
          <w:numId w:val="3"/>
        </w:numPr>
        <w:ind w:leftChars="0"/>
        <w:jc w:val="center"/>
        <w:rPr>
          <w:del w:id="360" w:author="lhc1990" w:date="2016-05-19T14:06:00Z"/>
        </w:rPr>
        <w:pPrChange w:id="361" w:author="lhc1990" w:date="2016-05-19T14:06:00Z">
          <w:pPr>
            <w:pStyle w:val="ListParagraph"/>
            <w:numPr>
              <w:numId w:val="3"/>
            </w:numPr>
            <w:ind w:leftChars="0" w:left="420" w:hanging="420"/>
          </w:pPr>
        </w:pPrChange>
      </w:pPr>
      <w:del w:id="362" w:author="lhc1990" w:date="2016-05-19T14:06:00Z">
        <w:r w:rsidDel="00D5233B">
          <w:fldChar w:fldCharType="begin"/>
        </w:r>
        <w:r w:rsidDel="00D5233B">
          <w:delInstrText xml:space="preserve"> </w:delInstrText>
        </w:r>
        <w:r w:rsidDel="00D5233B">
          <w:rPr>
            <w:rFonts w:hint="eastAsia"/>
          </w:rPr>
          <w:delInstrText>REF _Ref415735781 \h</w:delInstrText>
        </w:r>
        <w:r w:rsidDel="00D5233B">
          <w:delInstrText xml:space="preserve"> </w:delInstrText>
        </w:r>
        <w:r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6</w:delText>
        </w:r>
        <w:r w:rsidDel="00D5233B">
          <w:fldChar w:fldCharType="end"/>
        </w:r>
        <w:r w:rsidDel="00D5233B">
          <w:rPr>
            <w:rFonts w:hint="eastAsia"/>
          </w:rPr>
          <w:delText>の左側のテーブルに作成した</w:delText>
        </w:r>
        <w:r w:rsidDel="00D5233B">
          <w:rPr>
            <w:rFonts w:hint="eastAsia"/>
          </w:rPr>
          <w:delText>AVD</w:delText>
        </w:r>
        <w:r w:rsidDel="00D5233B">
          <w:rPr>
            <w:rFonts w:hint="eastAsia"/>
          </w:rPr>
          <w:delText>が表示されますので、それにフォーカスを当て、「</w:delText>
        </w:r>
        <w:r w:rsidDel="00D5233B">
          <w:rPr>
            <w:rFonts w:hint="eastAsia"/>
          </w:rPr>
          <w:delText>Start</w:delText>
        </w:r>
        <w:r w:rsidDel="00D5233B">
          <w:delText>…</w:delText>
        </w:r>
        <w:r w:rsidR="00971594" w:rsidDel="00D5233B">
          <w:rPr>
            <w:rFonts w:hint="eastAsia"/>
          </w:rPr>
          <w:delText>」ボタンをクリックすると表示される画面で「</w:delText>
        </w:r>
        <w:r w:rsidR="00971594" w:rsidDel="00D5233B">
          <w:rPr>
            <w:rFonts w:hint="eastAsia"/>
          </w:rPr>
          <w:delText>Launch</w:delText>
        </w:r>
        <w:r w:rsidR="00971594" w:rsidDel="00D5233B">
          <w:delText>…</w:delText>
        </w:r>
        <w:r w:rsidR="00971594" w:rsidDel="00D5233B">
          <w:rPr>
            <w:rFonts w:hint="eastAsia"/>
          </w:rPr>
          <w:delText>」ボタンをクリックすると</w:delText>
        </w:r>
        <w:r w:rsidDel="00D5233B">
          <w:rPr>
            <w:rFonts w:hint="eastAsia"/>
          </w:rPr>
          <w:delText>エミュレータが起動します。</w:delText>
        </w:r>
        <w:r w:rsidR="00F21279" w:rsidDel="00D5233B">
          <w:rPr>
            <w:rFonts w:hint="eastAsia"/>
          </w:rPr>
          <w:delText>（起動には</w:delText>
        </w:r>
        <w:r w:rsidR="00506CC2" w:rsidDel="00D5233B">
          <w:rPr>
            <w:rFonts w:hint="eastAsia"/>
          </w:rPr>
          <w:delText>多少の</w:delText>
        </w:r>
        <w:r w:rsidR="00F21279" w:rsidDel="00D5233B">
          <w:rPr>
            <w:rFonts w:hint="eastAsia"/>
          </w:rPr>
          <w:delText>時間がかかります。）</w:delText>
        </w:r>
      </w:del>
    </w:p>
    <w:p w14:paraId="57A72141" w14:textId="640696A6" w:rsidR="00306BB8" w:rsidDel="00D5233B" w:rsidRDefault="00306BB8">
      <w:pPr>
        <w:keepNext/>
        <w:jc w:val="center"/>
        <w:rPr>
          <w:del w:id="363" w:author="lhc1990" w:date="2016-05-19T14:06:00Z"/>
        </w:rPr>
        <w:pPrChange w:id="364" w:author="lhc1990" w:date="2016-05-19T14:06:00Z">
          <w:pPr/>
        </w:pPrChange>
      </w:pPr>
    </w:p>
    <w:p w14:paraId="41B396ED" w14:textId="6DE9644B" w:rsidR="005745D6" w:rsidDel="00D5233B" w:rsidRDefault="005745D6">
      <w:pPr>
        <w:pStyle w:val="ListParagraph"/>
        <w:keepNext/>
        <w:numPr>
          <w:ilvl w:val="0"/>
          <w:numId w:val="3"/>
        </w:numPr>
        <w:ind w:leftChars="0"/>
        <w:jc w:val="center"/>
        <w:rPr>
          <w:del w:id="365" w:author="lhc1990" w:date="2016-05-19T14:06:00Z"/>
        </w:rPr>
        <w:pPrChange w:id="366" w:author="lhc1990" w:date="2016-05-19T14:06:00Z">
          <w:pPr>
            <w:pStyle w:val="ListParagraph"/>
            <w:numPr>
              <w:numId w:val="3"/>
            </w:numPr>
            <w:ind w:leftChars="0" w:left="420" w:hanging="420"/>
          </w:pPr>
        </w:pPrChange>
      </w:pPr>
      <w:del w:id="367" w:author="lhc1990" w:date="2016-05-19T14:06:00Z">
        <w:r w:rsidDel="00D5233B">
          <w:rPr>
            <w:rFonts w:hint="eastAsia"/>
          </w:rPr>
          <w:delText>Eclipse</w:delText>
        </w:r>
        <w:r w:rsidDel="00D5233B">
          <w:rPr>
            <w:rFonts w:hint="eastAsia"/>
          </w:rPr>
          <w:delText>上の</w:delText>
        </w:r>
        <w:r w:rsidDel="00D5233B">
          <w:rPr>
            <w:rFonts w:hint="eastAsia"/>
          </w:rPr>
          <w:delText>Devices</w:delText>
        </w:r>
        <w:r w:rsidR="009176DF" w:rsidDel="00D5233B">
          <w:rPr>
            <w:rFonts w:hint="eastAsia"/>
          </w:rPr>
          <w:delText xml:space="preserve"> View</w:delText>
        </w:r>
        <w:r w:rsidR="009176DF" w:rsidDel="00D5233B">
          <w:rPr>
            <w:rFonts w:hint="eastAsia"/>
          </w:rPr>
          <w:delText>（</w:delText>
        </w:r>
        <w:r w:rsidR="009176DF" w:rsidDel="00D5233B">
          <w:fldChar w:fldCharType="begin"/>
        </w:r>
        <w:r w:rsidR="009176DF" w:rsidDel="00D5233B">
          <w:delInstrText xml:space="preserve"> </w:delInstrText>
        </w:r>
        <w:r w:rsidR="009176DF" w:rsidDel="00D5233B">
          <w:rPr>
            <w:rFonts w:hint="eastAsia"/>
          </w:rPr>
          <w:delInstrText>REF _Ref415841337 \h</w:delInstrText>
        </w:r>
        <w:r w:rsidR="009176DF" w:rsidDel="00D5233B">
          <w:delInstrText xml:space="preserve"> </w:delInstrText>
        </w:r>
        <w:r w:rsidR="009176DF"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8</w:delText>
        </w:r>
        <w:r w:rsidR="009176DF" w:rsidDel="00D5233B">
          <w:fldChar w:fldCharType="end"/>
        </w:r>
        <w:r w:rsidR="009176DF" w:rsidDel="00D5233B">
          <w:rPr>
            <w:rFonts w:hint="eastAsia"/>
          </w:rPr>
          <w:delText>参照）</w:delText>
        </w:r>
        <w:r w:rsidDel="00D5233B">
          <w:rPr>
            <w:rFonts w:hint="eastAsia"/>
          </w:rPr>
          <w:delText>でエミュレータが表示されることを確認して</w:delText>
        </w:r>
        <w:r w:rsidR="00E726CE" w:rsidDel="00D5233B">
          <w:rPr>
            <w:rFonts w:hint="eastAsia"/>
          </w:rPr>
          <w:delText>下さい</w:delText>
        </w:r>
        <w:r w:rsidDel="00D5233B">
          <w:rPr>
            <w:rFonts w:hint="eastAsia"/>
          </w:rPr>
          <w:delText>。</w:delText>
        </w:r>
      </w:del>
    </w:p>
    <w:p w14:paraId="21B1D38C" w14:textId="5A974DB7" w:rsidR="009176DF" w:rsidDel="00D5233B" w:rsidRDefault="004F21CF">
      <w:pPr>
        <w:pStyle w:val="ListParagraph"/>
        <w:keepNext/>
        <w:ind w:leftChars="0" w:left="420"/>
        <w:jc w:val="center"/>
        <w:rPr>
          <w:del w:id="368" w:author="lhc1990" w:date="2016-05-19T14:06:00Z"/>
        </w:rPr>
        <w:pPrChange w:id="369" w:author="lhc1990" w:date="2016-05-19T14:06:00Z">
          <w:pPr>
            <w:pStyle w:val="ListParagraph"/>
            <w:ind w:leftChars="0" w:left="420"/>
          </w:pPr>
        </w:pPrChange>
      </w:pPr>
      <w:del w:id="370" w:author="lhc1990" w:date="2016-05-19T14:06:00Z">
        <w:r w:rsidDel="00D5233B">
          <w:rPr>
            <w:rFonts w:hint="eastAsia"/>
          </w:rPr>
          <w:delText>（</w:delText>
        </w:r>
        <w:r w:rsidR="009176DF" w:rsidDel="00D5233B">
          <w:rPr>
            <w:rFonts w:hint="eastAsia"/>
          </w:rPr>
          <w:delText>Eclipse</w:delText>
        </w:r>
        <w:r w:rsidR="009176DF" w:rsidDel="00D5233B">
          <w:rPr>
            <w:rFonts w:hint="eastAsia"/>
          </w:rPr>
          <w:delText>上に</w:delText>
        </w:r>
        <w:r w:rsidR="009176DF" w:rsidDel="00D5233B">
          <w:rPr>
            <w:rFonts w:hint="eastAsia"/>
          </w:rPr>
          <w:delText>Devices View</w:delText>
        </w:r>
        <w:r w:rsidR="009176DF" w:rsidDel="00D5233B">
          <w:rPr>
            <w:rFonts w:hint="eastAsia"/>
          </w:rPr>
          <w:delText>が表示されない場合は、</w:delText>
        </w:r>
        <w:r w:rsidR="00962FF1" w:rsidDel="00D5233B">
          <w:rPr>
            <w:rFonts w:hint="eastAsia"/>
          </w:rPr>
          <w:delText>Eclipse</w:delText>
        </w:r>
        <w:r w:rsidR="00962FF1" w:rsidDel="00D5233B">
          <w:rPr>
            <w:rFonts w:hint="eastAsia"/>
          </w:rPr>
          <w:delText>メニューの「</w:delText>
        </w:r>
        <w:r w:rsidR="00962FF1" w:rsidDel="00D5233B">
          <w:rPr>
            <w:rFonts w:hint="eastAsia"/>
          </w:rPr>
          <w:delText>Window</w:delText>
        </w:r>
        <w:r w:rsidR="00962FF1" w:rsidDel="00D5233B">
          <w:rPr>
            <w:rFonts w:hint="eastAsia"/>
          </w:rPr>
          <w:delText>」→「</w:delText>
        </w:r>
        <w:r w:rsidR="00962FF1" w:rsidDel="00D5233B">
          <w:rPr>
            <w:rFonts w:hint="eastAsia"/>
          </w:rPr>
          <w:delText>Show View</w:delText>
        </w:r>
        <w:r w:rsidR="00962FF1" w:rsidDel="00D5233B">
          <w:rPr>
            <w:rFonts w:hint="eastAsia"/>
          </w:rPr>
          <w:delText>」→「</w:delText>
        </w:r>
        <w:r w:rsidR="00962FF1" w:rsidDel="00D5233B">
          <w:rPr>
            <w:rFonts w:hint="eastAsia"/>
          </w:rPr>
          <w:delText>Other</w:delText>
        </w:r>
        <w:r w:rsidR="00962FF1" w:rsidDel="00D5233B">
          <w:delText>…</w:delText>
        </w:r>
        <w:r w:rsidR="00962FF1" w:rsidDel="00D5233B">
          <w:rPr>
            <w:rFonts w:hint="eastAsia"/>
          </w:rPr>
          <w:delText>」をクリックし、</w:delText>
        </w:r>
        <w:r w:rsidR="00043E79" w:rsidDel="00D5233B">
          <w:rPr>
            <w:rFonts w:hint="eastAsia"/>
          </w:rPr>
          <w:delText>「</w:delText>
        </w:r>
        <w:r w:rsidR="00043E79" w:rsidDel="00D5233B">
          <w:rPr>
            <w:rFonts w:hint="eastAsia"/>
          </w:rPr>
          <w:delText>Android</w:delText>
        </w:r>
        <w:r w:rsidR="00043E79" w:rsidDel="00D5233B">
          <w:rPr>
            <w:rFonts w:hint="eastAsia"/>
          </w:rPr>
          <w:delText>」→「</w:delText>
        </w:r>
        <w:r w:rsidR="00043E79" w:rsidDel="00D5233B">
          <w:rPr>
            <w:rFonts w:hint="eastAsia"/>
          </w:rPr>
          <w:delText>Devices</w:delText>
        </w:r>
        <w:r w:rsidR="00043E79" w:rsidDel="00D5233B">
          <w:rPr>
            <w:rFonts w:hint="eastAsia"/>
          </w:rPr>
          <w:delText>」にフォーカスを当て、「</w:delText>
        </w:r>
        <w:r w:rsidR="00043E79" w:rsidDel="00D5233B">
          <w:rPr>
            <w:rFonts w:hint="eastAsia"/>
          </w:rPr>
          <w:delText>OK</w:delText>
        </w:r>
        <w:r w:rsidR="00043E79" w:rsidDel="00D5233B">
          <w:rPr>
            <w:rFonts w:hint="eastAsia"/>
          </w:rPr>
          <w:delText>」ボタンをクリックします。</w:delText>
        </w:r>
        <w:r w:rsidDel="00D5233B">
          <w:rPr>
            <w:rFonts w:hint="eastAsia"/>
          </w:rPr>
          <w:delText>）</w:delText>
        </w:r>
      </w:del>
    </w:p>
    <w:p w14:paraId="3E0D6658" w14:textId="3B725693" w:rsidR="009176DF" w:rsidDel="00D5233B" w:rsidRDefault="009176DF">
      <w:pPr>
        <w:pStyle w:val="ListParagraph"/>
        <w:keepNext/>
        <w:ind w:leftChars="0" w:left="420"/>
        <w:jc w:val="center"/>
        <w:rPr>
          <w:del w:id="371" w:author="lhc1990" w:date="2016-05-19T14:06:00Z"/>
        </w:rPr>
      </w:pPr>
      <w:del w:id="372" w:author="lhc1990" w:date="2016-05-19T14:06:00Z">
        <w:r w:rsidDel="00D5233B">
          <w:rPr>
            <w:noProof/>
          </w:rPr>
          <w:drawing>
            <wp:inline distT="0" distB="0" distL="0" distR="0" wp14:anchorId="6CF012A4" wp14:editId="5107FBFD">
              <wp:extent cx="2711395" cy="212175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s.jpg"/>
                      <pic:cNvPicPr/>
                    </pic:nvPicPr>
                    <pic:blipFill>
                      <a:blip r:embed="rId15">
                        <a:extLst>
                          <a:ext uri="{28A0092B-C50C-407E-A947-70E740481C1C}">
                            <a14:useLocalDpi xmlns:a14="http://schemas.microsoft.com/office/drawing/2010/main" val="0"/>
                          </a:ext>
                        </a:extLst>
                      </a:blip>
                      <a:stretch>
                        <a:fillRect/>
                      </a:stretch>
                    </pic:blipFill>
                    <pic:spPr>
                      <a:xfrm>
                        <a:off x="0" y="0"/>
                        <a:ext cx="2710224" cy="2120835"/>
                      </a:xfrm>
                      <a:prstGeom prst="rect">
                        <a:avLst/>
                      </a:prstGeom>
                    </pic:spPr>
                  </pic:pic>
                </a:graphicData>
              </a:graphic>
            </wp:inline>
          </w:drawing>
        </w:r>
      </w:del>
    </w:p>
    <w:p w14:paraId="231C188F" w14:textId="6CD570E1" w:rsidR="005745D6" w:rsidDel="00D5233B" w:rsidRDefault="009176DF">
      <w:pPr>
        <w:pStyle w:val="Caption"/>
        <w:keepNext/>
        <w:jc w:val="center"/>
        <w:rPr>
          <w:del w:id="373" w:author="lhc1990" w:date="2016-05-19T14:06:00Z"/>
        </w:rPr>
        <w:pPrChange w:id="374" w:author="lhc1990" w:date="2016-05-19T14:06:00Z">
          <w:pPr>
            <w:pStyle w:val="Caption"/>
            <w:jc w:val="center"/>
          </w:pPr>
        </w:pPrChange>
      </w:pPr>
      <w:bookmarkStart w:id="375" w:name="_Ref415841337"/>
      <w:del w:id="376"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2</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8</w:delText>
        </w:r>
        <w:r w:rsidR="00184145" w:rsidDel="00D5233B">
          <w:rPr>
            <w:b w:val="0"/>
            <w:bCs w:val="0"/>
          </w:rPr>
          <w:fldChar w:fldCharType="end"/>
        </w:r>
        <w:bookmarkEnd w:id="375"/>
        <w:r w:rsidDel="00D5233B">
          <w:rPr>
            <w:rFonts w:hint="eastAsia"/>
          </w:rPr>
          <w:delText xml:space="preserve"> Devices View</w:delText>
        </w:r>
      </w:del>
    </w:p>
    <w:p w14:paraId="07E6F095" w14:textId="7FD50EAC" w:rsidR="002343FD" w:rsidDel="00D5233B" w:rsidRDefault="002343FD">
      <w:pPr>
        <w:keepNext/>
        <w:widowControl/>
        <w:jc w:val="center"/>
        <w:rPr>
          <w:del w:id="377" w:author="lhc1990" w:date="2016-05-19T14:06:00Z"/>
        </w:rPr>
        <w:pPrChange w:id="378" w:author="lhc1990" w:date="2016-05-19T14:06:00Z">
          <w:pPr>
            <w:widowControl/>
            <w:jc w:val="left"/>
          </w:pPr>
        </w:pPrChange>
      </w:pPr>
      <w:del w:id="379" w:author="lhc1990" w:date="2016-05-19T14:06:00Z">
        <w:r w:rsidDel="00D5233B">
          <w:br w:type="page"/>
        </w:r>
      </w:del>
    </w:p>
    <w:p w14:paraId="41A8344F" w14:textId="2BA0E501" w:rsidR="00941481" w:rsidDel="00D5233B" w:rsidRDefault="00941481">
      <w:pPr>
        <w:keepNext/>
        <w:jc w:val="center"/>
        <w:rPr>
          <w:del w:id="380" w:author="lhc1990" w:date="2016-05-19T14:06:00Z"/>
        </w:rPr>
        <w:pPrChange w:id="381" w:author="lhc1990" w:date="2016-05-19T14:06:00Z">
          <w:pPr/>
        </w:pPrChange>
      </w:pPr>
    </w:p>
    <w:p w14:paraId="6CEB8CAB" w14:textId="4C6EA553" w:rsidR="00931BCE" w:rsidDel="00D5233B" w:rsidRDefault="00931BCE">
      <w:pPr>
        <w:pStyle w:val="Heading2"/>
        <w:numPr>
          <w:ilvl w:val="1"/>
          <w:numId w:val="7"/>
        </w:numPr>
        <w:jc w:val="center"/>
        <w:rPr>
          <w:del w:id="382" w:author="lhc1990" w:date="2016-05-19T14:06:00Z"/>
        </w:rPr>
        <w:pPrChange w:id="383" w:author="lhc1990" w:date="2016-05-19T14:06:00Z">
          <w:pPr>
            <w:pStyle w:val="Heading2"/>
            <w:numPr>
              <w:ilvl w:val="1"/>
              <w:numId w:val="7"/>
            </w:numPr>
            <w:ind w:left="567" w:hanging="567"/>
          </w:pPr>
        </w:pPrChange>
      </w:pPr>
      <w:del w:id="384" w:author="lhc1990" w:date="2016-05-19T14:06:00Z">
        <w:r w:rsidDel="00D5233B">
          <w:rPr>
            <w:rFonts w:hint="eastAsia"/>
          </w:rPr>
          <w:delText>実機</w:delText>
        </w:r>
        <w:r w:rsidR="00845911" w:rsidDel="00D5233B">
          <w:rPr>
            <w:rFonts w:hint="eastAsia"/>
          </w:rPr>
          <w:delText>の準備</w:delText>
        </w:r>
      </w:del>
    </w:p>
    <w:p w14:paraId="23807163" w14:textId="61380CA6" w:rsidR="00931BCE" w:rsidDel="00D5233B" w:rsidRDefault="00452578">
      <w:pPr>
        <w:keepNext/>
        <w:ind w:firstLineChars="50" w:firstLine="105"/>
        <w:jc w:val="center"/>
        <w:rPr>
          <w:del w:id="385" w:author="lhc1990" w:date="2016-05-19T14:06:00Z"/>
        </w:rPr>
        <w:pPrChange w:id="386" w:author="lhc1990" w:date="2016-05-19T14:06:00Z">
          <w:pPr>
            <w:ind w:firstLineChars="50" w:firstLine="105"/>
          </w:pPr>
        </w:pPrChange>
      </w:pPr>
      <w:del w:id="387" w:author="lhc1990" w:date="2016-05-19T14:06:00Z">
        <w:r w:rsidDel="00D5233B">
          <w:rPr>
            <w:rFonts w:hint="eastAsia"/>
          </w:rPr>
          <w:delText>Eclipse</w:delText>
        </w:r>
        <w:r w:rsidDel="00D5233B">
          <w:rPr>
            <w:rFonts w:hint="eastAsia"/>
          </w:rPr>
          <w:delText>を起動している</w:delText>
        </w:r>
        <w:r w:rsidDel="00D5233B">
          <w:rPr>
            <w:rFonts w:hint="eastAsia"/>
          </w:rPr>
          <w:delText>PC</w:delText>
        </w:r>
        <w:r w:rsidDel="00D5233B">
          <w:rPr>
            <w:rFonts w:hint="eastAsia"/>
          </w:rPr>
          <w:delText>（</w:delText>
        </w:r>
        <w:r w:rsidDel="00D5233B">
          <w:rPr>
            <w:rFonts w:hint="eastAsia"/>
          </w:rPr>
          <w:delText>Windows</w:delText>
        </w:r>
        <w:r w:rsidDel="00D5233B">
          <w:rPr>
            <w:rFonts w:hint="eastAsia"/>
          </w:rPr>
          <w:delText>マシン）と</w:delText>
        </w:r>
        <w:r w:rsidDel="00D5233B">
          <w:rPr>
            <w:rFonts w:hint="eastAsia"/>
          </w:rPr>
          <w:delText>Android</w:delText>
        </w:r>
        <w:r w:rsidDel="00D5233B">
          <w:rPr>
            <w:rFonts w:hint="eastAsia"/>
          </w:rPr>
          <w:delText>端末とを</w:delText>
        </w:r>
        <w:r w:rsidDel="00D5233B">
          <w:rPr>
            <w:rFonts w:hint="eastAsia"/>
          </w:rPr>
          <w:delText>USB</w:delText>
        </w:r>
        <w:r w:rsidDel="00D5233B">
          <w:rPr>
            <w:rFonts w:hint="eastAsia"/>
          </w:rPr>
          <w:delText>接続する方法を記載します。</w:delText>
        </w:r>
        <w:r w:rsidR="00EA3E18" w:rsidDel="00D5233B">
          <w:rPr>
            <w:rFonts w:hint="eastAsia"/>
          </w:rPr>
          <w:delText>本項での</w:delText>
        </w:r>
        <w:r w:rsidR="009E40E7" w:rsidDel="00D5233B">
          <w:rPr>
            <w:rFonts w:hint="eastAsia"/>
          </w:rPr>
          <w:delText>内容</w:delText>
        </w:r>
        <w:r w:rsidR="00EA3E18" w:rsidDel="00D5233B">
          <w:rPr>
            <w:rFonts w:hint="eastAsia"/>
          </w:rPr>
          <w:delText>は</w:delText>
        </w:r>
        <w:r w:rsidR="009E40E7" w:rsidDel="00D5233B">
          <w:rPr>
            <w:rFonts w:hint="eastAsia"/>
          </w:rPr>
          <w:delText>、</w:delText>
        </w:r>
        <w:r w:rsidR="00EA3E18" w:rsidDel="00D5233B">
          <w:rPr>
            <w:rFonts w:hint="eastAsia"/>
          </w:rPr>
          <w:delText>実機に依存している可能性が高く、</w:delText>
        </w:r>
        <w:r w:rsidR="009E40E7" w:rsidDel="00D5233B">
          <w:rPr>
            <w:rFonts w:hint="eastAsia"/>
          </w:rPr>
          <w:delText>記載した</w:delText>
        </w:r>
        <w:r w:rsidR="00EA3E18" w:rsidDel="00D5233B">
          <w:rPr>
            <w:rFonts w:hint="eastAsia"/>
          </w:rPr>
          <w:delText>通りにできない場合も多々あることご了承</w:delText>
        </w:r>
        <w:r w:rsidR="00E726CE" w:rsidDel="00D5233B">
          <w:rPr>
            <w:rFonts w:hint="eastAsia"/>
          </w:rPr>
          <w:delText>下さい</w:delText>
        </w:r>
        <w:r w:rsidR="00EA3E18" w:rsidDel="00D5233B">
          <w:rPr>
            <w:rFonts w:hint="eastAsia"/>
          </w:rPr>
          <w:delText>。</w:delText>
        </w:r>
      </w:del>
    </w:p>
    <w:p w14:paraId="118AA0C9" w14:textId="3E4A2A73" w:rsidR="00452578" w:rsidRPr="00E508DC" w:rsidDel="00D5233B" w:rsidRDefault="00452578">
      <w:pPr>
        <w:keepNext/>
        <w:jc w:val="center"/>
        <w:rPr>
          <w:del w:id="388" w:author="lhc1990" w:date="2016-05-19T14:06:00Z"/>
        </w:rPr>
        <w:pPrChange w:id="389" w:author="lhc1990" w:date="2016-05-19T14:06:00Z">
          <w:pPr/>
        </w:pPrChange>
      </w:pPr>
    </w:p>
    <w:p w14:paraId="0E46ECE1" w14:textId="1D1D42FB" w:rsidR="00845911" w:rsidDel="00D5233B" w:rsidRDefault="00452578">
      <w:pPr>
        <w:pStyle w:val="Heading3"/>
        <w:numPr>
          <w:ilvl w:val="2"/>
          <w:numId w:val="7"/>
        </w:numPr>
        <w:ind w:leftChars="0"/>
        <w:jc w:val="center"/>
        <w:rPr>
          <w:del w:id="390" w:author="lhc1990" w:date="2016-05-19T14:06:00Z"/>
        </w:rPr>
        <w:pPrChange w:id="391" w:author="lhc1990" w:date="2016-05-19T14:06:00Z">
          <w:pPr>
            <w:pStyle w:val="Heading3"/>
            <w:numPr>
              <w:ilvl w:val="2"/>
              <w:numId w:val="7"/>
            </w:numPr>
            <w:ind w:leftChars="0" w:left="709" w:hanging="709"/>
          </w:pPr>
        </w:pPrChange>
      </w:pPr>
      <w:del w:id="392" w:author="lhc1990" w:date="2016-05-19T14:06:00Z">
        <w:r w:rsidDel="00D5233B">
          <w:rPr>
            <w:rFonts w:hint="eastAsia"/>
          </w:rPr>
          <w:delText>USB</w:delText>
        </w:r>
        <w:r w:rsidDel="00D5233B">
          <w:rPr>
            <w:rFonts w:hint="eastAsia"/>
          </w:rPr>
          <w:delText>ドライバ</w:delText>
        </w:r>
        <w:r w:rsidR="006F1382" w:rsidDel="00D5233B">
          <w:rPr>
            <w:rFonts w:hint="eastAsia"/>
          </w:rPr>
          <w:delText>のインストール</w:delText>
        </w:r>
      </w:del>
    </w:p>
    <w:p w14:paraId="51FA2D82" w14:textId="0AE9097F" w:rsidR="000C4E79" w:rsidRPr="006E6233" w:rsidDel="00D5233B" w:rsidRDefault="00E66AED">
      <w:pPr>
        <w:keepNext/>
        <w:ind w:firstLineChars="50" w:firstLine="105"/>
        <w:jc w:val="center"/>
        <w:rPr>
          <w:del w:id="393" w:author="lhc1990" w:date="2016-05-19T14:06:00Z"/>
        </w:rPr>
        <w:pPrChange w:id="394" w:author="lhc1990" w:date="2016-05-19T14:06:00Z">
          <w:pPr>
            <w:ind w:firstLineChars="50" w:firstLine="105"/>
          </w:pPr>
        </w:pPrChange>
      </w:pPr>
      <w:del w:id="395" w:author="lhc1990" w:date="2016-05-19T14:06:00Z">
        <w:r w:rsidDel="00D5233B">
          <w:rPr>
            <w:rFonts w:hint="eastAsia"/>
          </w:rPr>
          <w:delText>実機ごとに</w:delText>
        </w:r>
        <w:r w:rsidR="002A2FA8" w:rsidDel="00D5233B">
          <w:rPr>
            <w:rFonts w:hint="eastAsia"/>
          </w:rPr>
          <w:delText>USB</w:delText>
        </w:r>
        <w:r w:rsidR="002A2FA8" w:rsidDel="00D5233B">
          <w:rPr>
            <w:rFonts w:hint="eastAsia"/>
          </w:rPr>
          <w:delText>ドライバ</w:delText>
        </w:r>
        <w:r w:rsidR="000A65BA" w:rsidDel="00D5233B">
          <w:rPr>
            <w:rFonts w:hint="eastAsia"/>
          </w:rPr>
          <w:delText>のインストール方法</w:delText>
        </w:r>
        <w:r w:rsidDel="00D5233B">
          <w:rPr>
            <w:rFonts w:hint="eastAsia"/>
          </w:rPr>
          <w:delText>が異なり</w:delText>
        </w:r>
        <w:r w:rsidR="002A2FA8" w:rsidDel="00D5233B">
          <w:rPr>
            <w:rFonts w:hint="eastAsia"/>
          </w:rPr>
          <w:delText>、統一的なインストール方法は</w:delText>
        </w:r>
        <w:r w:rsidR="000A65BA" w:rsidDel="00D5233B">
          <w:rPr>
            <w:rFonts w:hint="eastAsia"/>
          </w:rPr>
          <w:delText>不明です。</w:delText>
        </w:r>
        <w:r w:rsidR="00FA08D9" w:rsidDel="00D5233B">
          <w:rPr>
            <w:rFonts w:hint="eastAsia"/>
          </w:rPr>
          <w:delText>端末の機器に応じた</w:delText>
        </w:r>
        <w:r w:rsidR="001D63B7" w:rsidDel="00D5233B">
          <w:rPr>
            <w:rFonts w:hint="eastAsia"/>
          </w:rPr>
          <w:delText>USB</w:delText>
        </w:r>
        <w:r w:rsidR="001D63B7" w:rsidDel="00D5233B">
          <w:rPr>
            <w:rFonts w:hint="eastAsia"/>
          </w:rPr>
          <w:delText>ドライバのインストール方法を</w:delText>
        </w:r>
        <w:r w:rsidR="000D607D" w:rsidDel="00D5233B">
          <w:rPr>
            <w:rFonts w:hint="eastAsia"/>
          </w:rPr>
          <w:delText>インターネットで</w:delText>
        </w:r>
        <w:r w:rsidR="006E6233" w:rsidDel="00D5233B">
          <w:rPr>
            <w:rFonts w:hint="eastAsia"/>
          </w:rPr>
          <w:delText>検索し、</w:delText>
        </w:r>
        <w:r w:rsidR="001278BE" w:rsidDel="00D5233B">
          <w:rPr>
            <w:rFonts w:hint="eastAsia"/>
          </w:rPr>
          <w:delText>それに従い</w:delText>
        </w:r>
        <w:r w:rsidR="006E6233" w:rsidDel="00D5233B">
          <w:rPr>
            <w:rFonts w:hint="eastAsia"/>
          </w:rPr>
          <w:delText>インストールして</w:delText>
        </w:r>
        <w:r w:rsidR="002A70B7" w:rsidDel="00D5233B">
          <w:rPr>
            <w:rFonts w:hint="eastAsia"/>
          </w:rPr>
          <w:delText>下さい</w:delText>
        </w:r>
        <w:r w:rsidR="006E6233" w:rsidDel="00D5233B">
          <w:rPr>
            <w:rFonts w:hint="eastAsia"/>
          </w:rPr>
          <w:delText>。</w:delText>
        </w:r>
      </w:del>
    </w:p>
    <w:p w14:paraId="05B0AFCB" w14:textId="72ED7FD3" w:rsidR="001B740B" w:rsidDel="00D5233B" w:rsidRDefault="004D28FD">
      <w:pPr>
        <w:keepNext/>
        <w:ind w:firstLineChars="50" w:firstLine="105"/>
        <w:jc w:val="center"/>
        <w:rPr>
          <w:del w:id="396" w:author="lhc1990" w:date="2016-05-19T14:06:00Z"/>
        </w:rPr>
        <w:pPrChange w:id="397" w:author="lhc1990" w:date="2016-05-19T14:06:00Z">
          <w:pPr>
            <w:ind w:firstLineChars="50" w:firstLine="105"/>
          </w:pPr>
        </w:pPrChange>
      </w:pPr>
      <w:del w:id="398" w:author="lhc1990" w:date="2016-05-19T14:06:00Z">
        <w:r w:rsidDel="00D5233B">
          <w:rPr>
            <w:rFonts w:hint="eastAsia"/>
          </w:rPr>
          <w:delText>例えば、</w:delText>
        </w:r>
        <w:r w:rsidR="00D81575" w:rsidDel="00D5233B">
          <w:rPr>
            <w:rFonts w:hint="eastAsia"/>
          </w:rPr>
          <w:delText>富士通</w:delText>
        </w:r>
        <w:r w:rsidR="00476844" w:rsidDel="00D5233B">
          <w:rPr>
            <w:rFonts w:hint="eastAsia"/>
          </w:rPr>
          <w:delText>製</w:delText>
        </w:r>
        <w:r w:rsidR="00D81575" w:rsidDel="00D5233B">
          <w:rPr>
            <w:rFonts w:hint="eastAsia"/>
          </w:rPr>
          <w:delText>の</w:delText>
        </w:r>
        <w:r w:rsidR="00476844" w:rsidDel="00D5233B">
          <w:rPr>
            <w:rFonts w:hint="eastAsia"/>
          </w:rPr>
          <w:delText>一部の端末</w:delText>
        </w:r>
        <w:r w:rsidR="00D81575" w:rsidDel="00D5233B">
          <w:rPr>
            <w:rFonts w:hint="eastAsia"/>
          </w:rPr>
          <w:delText>は、</w:delText>
        </w:r>
        <w:r w:rsidDel="00D5233B">
          <w:rPr>
            <w:rFonts w:hint="eastAsia"/>
          </w:rPr>
          <w:delText>USB</w:delText>
        </w:r>
        <w:r w:rsidDel="00D5233B">
          <w:rPr>
            <w:rFonts w:hint="eastAsia"/>
          </w:rPr>
          <w:delText>ドライバとインストール方法を記載したテキストを、</w:delText>
        </w:r>
        <w:r w:rsidR="00476844" w:rsidDel="00D5233B">
          <w:rPr>
            <w:rFonts w:hint="eastAsia"/>
          </w:rPr>
          <w:delText>以下の</w:delText>
        </w:r>
        <w:r w:rsidDel="00D5233B">
          <w:rPr>
            <w:rFonts w:hint="eastAsia"/>
          </w:rPr>
          <w:delText>サイトからダウンロードできます。</w:delText>
        </w:r>
      </w:del>
    </w:p>
    <w:p w14:paraId="6654B0DF" w14:textId="7970851B" w:rsidR="0057157F" w:rsidDel="00D5233B" w:rsidRDefault="00E66AED">
      <w:pPr>
        <w:keepNext/>
        <w:jc w:val="center"/>
        <w:rPr>
          <w:del w:id="399" w:author="lhc1990" w:date="2016-05-19T14:06:00Z"/>
        </w:rPr>
        <w:pPrChange w:id="400" w:author="lhc1990" w:date="2016-05-19T14:06:00Z">
          <w:pPr/>
        </w:pPrChange>
      </w:pPr>
      <w:del w:id="401" w:author="lhc1990" w:date="2016-05-19T14:06:00Z">
        <w:r w:rsidDel="00D5233B">
          <w:rPr>
            <w:rFonts w:hint="eastAsia"/>
          </w:rPr>
          <w:delText>例）</w:delText>
        </w:r>
        <w:r w:rsidR="00B05D56" w:rsidDel="00D5233B">
          <w:rPr>
            <w:rFonts w:hint="eastAsia"/>
          </w:rPr>
          <w:delText>富士通</w:delText>
        </w:r>
        <w:r w:rsidR="00BA5267" w:rsidDel="00D5233B">
          <w:rPr>
            <w:rFonts w:hint="eastAsia"/>
          </w:rPr>
          <w:delText>のダウンロードサイト</w:delText>
        </w:r>
      </w:del>
    </w:p>
    <w:p w14:paraId="5A1248B5" w14:textId="3E90214D" w:rsidR="00B05D56" w:rsidDel="00D5233B" w:rsidRDefault="00B05D56">
      <w:pPr>
        <w:keepNext/>
        <w:jc w:val="center"/>
        <w:rPr>
          <w:del w:id="402" w:author="lhc1990" w:date="2016-05-19T14:06:00Z"/>
        </w:rPr>
        <w:pPrChange w:id="403" w:author="lhc1990" w:date="2016-05-19T14:06:00Z">
          <w:pPr/>
        </w:pPrChange>
      </w:pPr>
      <w:del w:id="404" w:author="lhc1990" w:date="2016-05-19T14:06:00Z">
        <w:r w:rsidDel="00D5233B">
          <w:rPr>
            <w:rFonts w:hint="eastAsia"/>
          </w:rPr>
          <w:delText xml:space="preserve">    </w:delText>
        </w:r>
        <w:r w:rsidR="00BE2168" w:rsidDel="00D5233B">
          <w:fldChar w:fldCharType="begin"/>
        </w:r>
        <w:r w:rsidR="00BE2168" w:rsidDel="00D5233B">
          <w:delInstrText xml:space="preserve"> HYPERLINK "http://spf.fmworld.net/fujitsu/c/develop/sp/android/" </w:delInstrText>
        </w:r>
        <w:r w:rsidR="00BE2168" w:rsidDel="00D5233B">
          <w:fldChar w:fldCharType="separate"/>
        </w:r>
        <w:r w:rsidRPr="006E04D3" w:rsidDel="00D5233B">
          <w:rPr>
            <w:rStyle w:val="Hyperlink"/>
          </w:rPr>
          <w:delText>http://spf.fmworld.net/fujitsu/c/develop/sp/android/</w:delText>
        </w:r>
        <w:r w:rsidR="00BE2168" w:rsidDel="00D5233B">
          <w:rPr>
            <w:rStyle w:val="Hyperlink"/>
          </w:rPr>
          <w:fldChar w:fldCharType="end"/>
        </w:r>
      </w:del>
    </w:p>
    <w:p w14:paraId="0A7C1E99" w14:textId="3A5A4A8F" w:rsidR="004D28FD" w:rsidDel="00D5233B" w:rsidRDefault="004D28FD">
      <w:pPr>
        <w:keepNext/>
        <w:jc w:val="center"/>
        <w:rPr>
          <w:del w:id="405" w:author="lhc1990" w:date="2016-05-19T14:06:00Z"/>
        </w:rPr>
        <w:pPrChange w:id="406" w:author="lhc1990" w:date="2016-05-19T14:06:00Z">
          <w:pPr/>
        </w:pPrChange>
      </w:pPr>
    </w:p>
    <w:p w14:paraId="56AE9B10" w14:textId="34EB23A5" w:rsidR="006E6233" w:rsidDel="00D5233B" w:rsidRDefault="006E6233">
      <w:pPr>
        <w:keepNext/>
        <w:jc w:val="center"/>
        <w:rPr>
          <w:del w:id="407" w:author="lhc1990" w:date="2016-05-19T14:06:00Z"/>
        </w:rPr>
        <w:pPrChange w:id="408" w:author="lhc1990" w:date="2016-05-19T14:06:00Z">
          <w:pPr/>
        </w:pPrChange>
      </w:pPr>
    </w:p>
    <w:p w14:paraId="037F9998" w14:textId="4D7A9371" w:rsidR="00AF1F06" w:rsidRPr="00521931" w:rsidDel="00D5233B" w:rsidRDefault="00521931">
      <w:pPr>
        <w:pStyle w:val="Heading3"/>
        <w:numPr>
          <w:ilvl w:val="2"/>
          <w:numId w:val="7"/>
        </w:numPr>
        <w:ind w:leftChars="0"/>
        <w:jc w:val="center"/>
        <w:rPr>
          <w:del w:id="409" w:author="lhc1990" w:date="2016-05-19T14:06:00Z"/>
        </w:rPr>
        <w:pPrChange w:id="410" w:author="lhc1990" w:date="2016-05-19T14:06:00Z">
          <w:pPr>
            <w:pStyle w:val="Heading3"/>
            <w:numPr>
              <w:ilvl w:val="2"/>
              <w:numId w:val="7"/>
            </w:numPr>
            <w:ind w:leftChars="0" w:left="709" w:hanging="709"/>
          </w:pPr>
        </w:pPrChange>
      </w:pPr>
      <w:del w:id="411" w:author="lhc1990" w:date="2016-05-19T14:06:00Z">
        <w:r w:rsidDel="00D5233B">
          <w:rPr>
            <w:rFonts w:hint="eastAsia"/>
          </w:rPr>
          <w:delText>実機での設定</w:delText>
        </w:r>
      </w:del>
    </w:p>
    <w:p w14:paraId="51341B75" w14:textId="2D856FB0" w:rsidR="006F1382" w:rsidDel="00D5233B" w:rsidRDefault="00A07634">
      <w:pPr>
        <w:keepNext/>
        <w:ind w:firstLineChars="50" w:firstLine="105"/>
        <w:jc w:val="center"/>
        <w:rPr>
          <w:del w:id="412" w:author="lhc1990" w:date="2016-05-19T14:06:00Z"/>
        </w:rPr>
        <w:pPrChange w:id="413" w:author="lhc1990" w:date="2016-05-19T14:06:00Z">
          <w:pPr>
            <w:ind w:firstLineChars="50" w:firstLine="105"/>
          </w:pPr>
        </w:pPrChange>
      </w:pPr>
      <w:del w:id="414" w:author="lhc1990" w:date="2016-05-19T14:06:00Z">
        <w:r w:rsidDel="00D5233B">
          <w:rPr>
            <w:rFonts w:hint="eastAsia"/>
          </w:rPr>
          <w:delText>Android</w:delText>
        </w:r>
        <w:r w:rsidDel="00D5233B">
          <w:rPr>
            <w:rFonts w:hint="eastAsia"/>
          </w:rPr>
          <w:delText>実機側で、</w:delText>
        </w:r>
        <w:r w:rsidDel="00D5233B">
          <w:rPr>
            <w:rFonts w:hint="eastAsia"/>
          </w:rPr>
          <w:delText>USB</w:delText>
        </w:r>
        <w:r w:rsidDel="00D5233B">
          <w:rPr>
            <w:rFonts w:hint="eastAsia"/>
          </w:rPr>
          <w:delText>デバッグを行えるように設定する方法を記載します。</w:delText>
        </w:r>
      </w:del>
    </w:p>
    <w:p w14:paraId="570E3D08" w14:textId="26514CA4" w:rsidR="00A07634" w:rsidDel="00D5233B" w:rsidRDefault="006A6FB2">
      <w:pPr>
        <w:keepNext/>
        <w:jc w:val="center"/>
        <w:rPr>
          <w:del w:id="415" w:author="lhc1990" w:date="2016-05-19T14:06:00Z"/>
        </w:rPr>
        <w:pPrChange w:id="416" w:author="lhc1990" w:date="2016-05-19T14:06:00Z">
          <w:pPr/>
        </w:pPrChange>
      </w:pPr>
      <w:del w:id="417" w:author="lhc1990" w:date="2016-05-19T14:06:00Z">
        <w:r w:rsidDel="00D5233B">
          <w:rPr>
            <w:rFonts w:hint="eastAsia"/>
          </w:rPr>
          <w:delText>（日本語</w:delText>
        </w:r>
        <w:r w:rsidR="006048BD" w:rsidDel="00D5233B">
          <w:rPr>
            <w:rFonts w:hint="eastAsia"/>
          </w:rPr>
          <w:delText>対応の</w:delText>
        </w:r>
        <w:r w:rsidR="006048BD" w:rsidDel="00D5233B">
          <w:rPr>
            <w:rFonts w:hint="eastAsia"/>
          </w:rPr>
          <w:delText>Android</w:delText>
        </w:r>
        <w:r w:rsidR="006048BD" w:rsidDel="00D5233B">
          <w:rPr>
            <w:rFonts w:hint="eastAsia"/>
          </w:rPr>
          <w:delText>端末の</w:delText>
        </w:r>
        <w:r w:rsidR="00984BB2" w:rsidDel="00D5233B">
          <w:rPr>
            <w:rFonts w:hint="eastAsia"/>
          </w:rPr>
          <w:delText>場合は</w:delText>
        </w:r>
        <w:r w:rsidDel="00D5233B">
          <w:rPr>
            <w:rFonts w:hint="eastAsia"/>
          </w:rPr>
          <w:delText>「</w:delText>
        </w:r>
        <w:r w:rsidDel="00D5233B">
          <w:rPr>
            <w:rFonts w:hint="eastAsia"/>
          </w:rPr>
          <w:delText>Settings</w:delText>
        </w:r>
        <w:r w:rsidDel="00D5233B">
          <w:rPr>
            <w:rFonts w:hint="eastAsia"/>
          </w:rPr>
          <w:delText>」→「設定」、「</w:delText>
        </w:r>
        <w:r w:rsidDel="00D5233B">
          <w:rPr>
            <w:rFonts w:hint="eastAsia"/>
          </w:rPr>
          <w:delText>Developer Options</w:delText>
        </w:r>
        <w:r w:rsidDel="00D5233B">
          <w:rPr>
            <w:rFonts w:hint="eastAsia"/>
          </w:rPr>
          <w:delText>」→「開発者向けオプション」、「</w:delText>
        </w:r>
        <w:r w:rsidDel="00D5233B">
          <w:rPr>
            <w:rFonts w:hint="eastAsia"/>
          </w:rPr>
          <w:delText>USB Debugging</w:delText>
        </w:r>
        <w:r w:rsidDel="00D5233B">
          <w:rPr>
            <w:rFonts w:hint="eastAsia"/>
          </w:rPr>
          <w:delText>」→「</w:delText>
        </w:r>
        <w:r w:rsidDel="00D5233B">
          <w:rPr>
            <w:rFonts w:hint="eastAsia"/>
          </w:rPr>
          <w:delText>USB</w:delText>
        </w:r>
        <w:r w:rsidDel="00D5233B">
          <w:rPr>
            <w:rFonts w:hint="eastAsia"/>
          </w:rPr>
          <w:delText>デバッグ」</w:delText>
        </w:r>
        <w:r w:rsidR="00C46200" w:rsidDel="00D5233B">
          <w:rPr>
            <w:rFonts w:hint="eastAsia"/>
          </w:rPr>
          <w:delText>、「</w:delText>
        </w:r>
        <w:r w:rsidR="00C46200" w:rsidDel="00D5233B">
          <w:rPr>
            <w:rFonts w:hint="eastAsia"/>
          </w:rPr>
          <w:delText>Build Number</w:delText>
        </w:r>
        <w:r w:rsidR="00C46200" w:rsidDel="00D5233B">
          <w:rPr>
            <w:rFonts w:hint="eastAsia"/>
          </w:rPr>
          <w:delText>」→「ビルド番号」</w:delText>
        </w:r>
        <w:r w:rsidR="00384CA9" w:rsidDel="00D5233B">
          <w:rPr>
            <w:rFonts w:hint="eastAsia"/>
          </w:rPr>
          <w:delText>と表示されます</w:delText>
        </w:r>
        <w:r w:rsidR="00D5671F" w:rsidDel="00D5233B">
          <w:rPr>
            <w:rFonts w:hint="eastAsia"/>
          </w:rPr>
          <w:delText>。適宜</w:delText>
        </w:r>
        <w:r w:rsidR="00B16DAC" w:rsidDel="00D5233B">
          <w:rPr>
            <w:rFonts w:hint="eastAsia"/>
          </w:rPr>
          <w:delText>、</w:delText>
        </w:r>
        <w:r w:rsidR="00D5671F" w:rsidDel="00D5233B">
          <w:rPr>
            <w:rFonts w:hint="eastAsia"/>
          </w:rPr>
          <w:delText>読み替えて</w:delText>
        </w:r>
        <w:r w:rsidR="00E726CE" w:rsidDel="00D5233B">
          <w:rPr>
            <w:rFonts w:hint="eastAsia"/>
          </w:rPr>
          <w:delText>下さい</w:delText>
        </w:r>
        <w:r w:rsidR="00D5671F" w:rsidDel="00D5233B">
          <w:rPr>
            <w:rFonts w:hint="eastAsia"/>
          </w:rPr>
          <w:delText>。）</w:delText>
        </w:r>
      </w:del>
    </w:p>
    <w:p w14:paraId="58483A77" w14:textId="17F5F198" w:rsidR="006A6FB2" w:rsidRPr="006A6FB2" w:rsidDel="00D5233B" w:rsidRDefault="006A6FB2">
      <w:pPr>
        <w:keepNext/>
        <w:jc w:val="center"/>
        <w:rPr>
          <w:del w:id="418" w:author="lhc1990" w:date="2016-05-19T14:06:00Z"/>
        </w:rPr>
        <w:pPrChange w:id="419" w:author="lhc1990" w:date="2016-05-19T14:06:00Z">
          <w:pPr/>
        </w:pPrChange>
      </w:pPr>
    </w:p>
    <w:p w14:paraId="65F7C9E9" w14:textId="52E6BFEA" w:rsidR="00A07634" w:rsidDel="00D5233B" w:rsidRDefault="00EA3E18">
      <w:pPr>
        <w:pStyle w:val="ListParagraph"/>
        <w:keepNext/>
        <w:numPr>
          <w:ilvl w:val="0"/>
          <w:numId w:val="17"/>
        </w:numPr>
        <w:ind w:leftChars="0"/>
        <w:jc w:val="center"/>
        <w:rPr>
          <w:del w:id="420" w:author="lhc1990" w:date="2016-05-19T14:06:00Z"/>
        </w:rPr>
        <w:pPrChange w:id="421" w:author="lhc1990" w:date="2016-05-19T14:06:00Z">
          <w:pPr>
            <w:pStyle w:val="ListParagraph"/>
            <w:numPr>
              <w:numId w:val="17"/>
            </w:numPr>
            <w:ind w:leftChars="0" w:left="420" w:hanging="420"/>
          </w:pPr>
        </w:pPrChange>
      </w:pPr>
      <w:del w:id="422" w:author="lhc1990" w:date="2016-05-19T14:06:00Z">
        <w:r w:rsidDel="00D5233B">
          <w:rPr>
            <w:rFonts w:hint="eastAsia"/>
          </w:rPr>
          <w:delText>Android</w:delText>
        </w:r>
        <w:r w:rsidDel="00D5233B">
          <w:rPr>
            <w:rFonts w:hint="eastAsia"/>
          </w:rPr>
          <w:delText>実機を起動し、アプリケーションの中から</w:delText>
        </w:r>
        <w:r w:rsidDel="00D5233B">
          <w:rPr>
            <w:rFonts w:hint="eastAsia"/>
          </w:rPr>
          <w:delText>Setting</w:delText>
        </w:r>
        <w:r w:rsidR="00CD38E4" w:rsidDel="00D5233B">
          <w:rPr>
            <w:rFonts w:hint="eastAsia"/>
          </w:rPr>
          <w:delText>s</w:delText>
        </w:r>
        <w:r w:rsidR="00C9479D" w:rsidDel="00D5233B">
          <w:rPr>
            <w:rFonts w:hint="eastAsia"/>
          </w:rPr>
          <w:delText>のアイコン</w:delText>
        </w:r>
        <w:r w:rsidR="00CD38E4" w:rsidDel="00D5233B">
          <w:rPr>
            <w:rFonts w:hint="eastAsia"/>
          </w:rPr>
          <w:delText>（</w:delText>
        </w:r>
        <w:r w:rsidR="00CD38E4" w:rsidDel="00D5233B">
          <w:fldChar w:fldCharType="begin"/>
        </w:r>
        <w:r w:rsidR="00CD38E4" w:rsidDel="00D5233B">
          <w:delInstrText xml:space="preserve"> </w:delInstrText>
        </w:r>
        <w:r w:rsidR="00CD38E4" w:rsidDel="00D5233B">
          <w:rPr>
            <w:rFonts w:hint="eastAsia"/>
          </w:rPr>
          <w:delInstrText>REF _Ref415846171 \h</w:delInstrText>
        </w:r>
        <w:r w:rsidR="00CD38E4" w:rsidDel="00D5233B">
          <w:delInstrText xml:space="preserve"> </w:delInstrText>
        </w:r>
        <w:r w:rsidR="00CD38E4"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9</w:delText>
        </w:r>
        <w:r w:rsidR="00CD38E4" w:rsidDel="00D5233B">
          <w:fldChar w:fldCharType="end"/>
        </w:r>
        <w:r w:rsidR="00CD38E4" w:rsidDel="00D5233B">
          <w:rPr>
            <w:rFonts w:hint="eastAsia"/>
          </w:rPr>
          <w:delText>参考）</w:delText>
        </w:r>
        <w:r w:rsidR="00C9479D" w:rsidDel="00D5233B">
          <w:rPr>
            <w:rFonts w:hint="eastAsia"/>
          </w:rPr>
          <w:delText>を</w:delText>
        </w:r>
        <w:r w:rsidR="00CD38E4" w:rsidDel="00D5233B">
          <w:rPr>
            <w:rFonts w:hint="eastAsia"/>
          </w:rPr>
          <w:delText>タップ</w:delText>
        </w:r>
        <w:r w:rsidR="00C9479D" w:rsidDel="00D5233B">
          <w:rPr>
            <w:rFonts w:hint="eastAsia"/>
          </w:rPr>
          <w:delText>します。</w:delText>
        </w:r>
      </w:del>
    </w:p>
    <w:p w14:paraId="6E09D1F3" w14:textId="795D60BA" w:rsidR="00521931" w:rsidRPr="00CD38E4" w:rsidDel="00D5233B" w:rsidRDefault="00521931">
      <w:pPr>
        <w:keepNext/>
        <w:jc w:val="center"/>
        <w:rPr>
          <w:del w:id="423" w:author="lhc1990" w:date="2016-05-19T14:06:00Z"/>
        </w:rPr>
        <w:pPrChange w:id="424" w:author="lhc1990" w:date="2016-05-19T14:06:00Z">
          <w:pPr/>
        </w:pPrChange>
      </w:pPr>
    </w:p>
    <w:p w14:paraId="09C83D1C" w14:textId="61C71DD9" w:rsidR="00C9479D" w:rsidDel="00D5233B" w:rsidRDefault="00C9479D">
      <w:pPr>
        <w:keepNext/>
        <w:jc w:val="center"/>
        <w:rPr>
          <w:del w:id="425" w:author="lhc1990" w:date="2016-05-19T14:06:00Z"/>
        </w:rPr>
      </w:pPr>
      <w:del w:id="426" w:author="lhc1990" w:date="2016-05-19T14:06:00Z">
        <w:r w:rsidDel="00D5233B">
          <w:rPr>
            <w:noProof/>
          </w:rPr>
          <w:drawing>
            <wp:inline distT="0" distB="0" distL="0" distR="0" wp14:anchorId="3A5AEDA8" wp14:editId="4D5C0A37">
              <wp:extent cx="885825" cy="1076325"/>
              <wp:effectExtent l="0" t="0" r="9525"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Settings.jpg"/>
                      <pic:cNvPicPr/>
                    </pic:nvPicPr>
                    <pic:blipFill>
                      <a:blip r:embed="rId16">
                        <a:extLst>
                          <a:ext uri="{28A0092B-C50C-407E-A947-70E740481C1C}">
                            <a14:useLocalDpi xmlns:a14="http://schemas.microsoft.com/office/drawing/2010/main" val="0"/>
                          </a:ext>
                        </a:extLst>
                      </a:blip>
                      <a:stretch>
                        <a:fillRect/>
                      </a:stretch>
                    </pic:blipFill>
                    <pic:spPr>
                      <a:xfrm>
                        <a:off x="0" y="0"/>
                        <a:ext cx="885825" cy="1076325"/>
                      </a:xfrm>
                      <a:prstGeom prst="rect">
                        <a:avLst/>
                      </a:prstGeom>
                    </pic:spPr>
                  </pic:pic>
                </a:graphicData>
              </a:graphic>
            </wp:inline>
          </w:drawing>
        </w:r>
      </w:del>
    </w:p>
    <w:p w14:paraId="61DD08F4" w14:textId="6CB63469" w:rsidR="00C9479D" w:rsidDel="00D5233B" w:rsidRDefault="00C9479D">
      <w:pPr>
        <w:pStyle w:val="Caption"/>
        <w:keepNext/>
        <w:jc w:val="center"/>
        <w:rPr>
          <w:del w:id="427" w:author="lhc1990" w:date="2016-05-19T14:06:00Z"/>
        </w:rPr>
        <w:pPrChange w:id="428" w:author="lhc1990" w:date="2016-05-19T14:06:00Z">
          <w:pPr>
            <w:pStyle w:val="Caption"/>
            <w:jc w:val="center"/>
          </w:pPr>
        </w:pPrChange>
      </w:pPr>
      <w:bookmarkStart w:id="429" w:name="_Ref416856816"/>
      <w:bookmarkStart w:id="430" w:name="_Ref415846171"/>
      <w:del w:id="431"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2</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9</w:delText>
        </w:r>
        <w:r w:rsidR="00184145" w:rsidDel="00D5233B">
          <w:rPr>
            <w:b w:val="0"/>
            <w:bCs w:val="0"/>
          </w:rPr>
          <w:fldChar w:fldCharType="end"/>
        </w:r>
        <w:bookmarkEnd w:id="429"/>
        <w:bookmarkEnd w:id="430"/>
        <w:r w:rsidDel="00D5233B">
          <w:rPr>
            <w:rFonts w:hint="eastAsia"/>
          </w:rPr>
          <w:delText xml:space="preserve"> Settings</w:delText>
        </w:r>
        <w:r w:rsidDel="00D5233B">
          <w:rPr>
            <w:rFonts w:hint="eastAsia"/>
          </w:rPr>
          <w:delText>のアイコン</w:delText>
        </w:r>
      </w:del>
    </w:p>
    <w:p w14:paraId="77AD51CD" w14:textId="25058A18" w:rsidR="00521931" w:rsidDel="00D5233B" w:rsidRDefault="00521931">
      <w:pPr>
        <w:keepNext/>
        <w:jc w:val="center"/>
        <w:rPr>
          <w:del w:id="432" w:author="lhc1990" w:date="2016-05-19T14:06:00Z"/>
        </w:rPr>
        <w:pPrChange w:id="433" w:author="lhc1990" w:date="2016-05-19T14:06:00Z">
          <w:pPr/>
        </w:pPrChange>
      </w:pPr>
    </w:p>
    <w:p w14:paraId="4F282B85" w14:textId="5FBB3851" w:rsidR="001E2AC2" w:rsidDel="00D5233B" w:rsidRDefault="00CD38E4">
      <w:pPr>
        <w:pStyle w:val="ListParagraph"/>
        <w:keepNext/>
        <w:numPr>
          <w:ilvl w:val="0"/>
          <w:numId w:val="17"/>
        </w:numPr>
        <w:ind w:leftChars="0"/>
        <w:jc w:val="center"/>
        <w:rPr>
          <w:del w:id="434" w:author="lhc1990" w:date="2016-05-19T14:06:00Z"/>
        </w:rPr>
        <w:pPrChange w:id="435" w:author="lhc1990" w:date="2016-05-19T14:06:00Z">
          <w:pPr>
            <w:pStyle w:val="ListParagraph"/>
            <w:numPr>
              <w:numId w:val="17"/>
            </w:numPr>
            <w:ind w:leftChars="0" w:left="420" w:hanging="420"/>
          </w:pPr>
        </w:pPrChange>
      </w:pPr>
      <w:del w:id="436" w:author="lhc1990" w:date="2016-05-19T14:06:00Z">
        <w:r w:rsidDel="00D5233B">
          <w:rPr>
            <w:rFonts w:hint="eastAsia"/>
          </w:rPr>
          <w:delText>「</w:delText>
        </w:r>
        <w:r w:rsidDel="00D5233B">
          <w:rPr>
            <w:rFonts w:hint="eastAsia"/>
          </w:rPr>
          <w:delText>Developer Options</w:delText>
        </w:r>
        <w:r w:rsidDel="00D5233B">
          <w:rPr>
            <w:rFonts w:hint="eastAsia"/>
          </w:rPr>
          <w:delText>」をタップし、</w:delText>
        </w:r>
        <w:r w:rsidR="00E6429C" w:rsidDel="00D5233B">
          <w:rPr>
            <w:rFonts w:hint="eastAsia"/>
          </w:rPr>
          <w:delText>「</w:delText>
        </w:r>
        <w:r w:rsidR="00E6429C" w:rsidDel="00D5233B">
          <w:rPr>
            <w:rFonts w:hint="eastAsia"/>
          </w:rPr>
          <w:delText>USB Debugging</w:delText>
        </w:r>
        <w:r w:rsidR="00E6429C" w:rsidDel="00D5233B">
          <w:rPr>
            <w:rFonts w:hint="eastAsia"/>
          </w:rPr>
          <w:delText>」のチェックボックスをチェックします</w:delText>
        </w:r>
        <w:r w:rsidR="009675B1" w:rsidDel="00D5233B">
          <w:rPr>
            <w:rFonts w:hint="eastAsia"/>
          </w:rPr>
          <w:delText>（</w:delText>
        </w:r>
        <w:r w:rsidR="009675B1" w:rsidDel="00D5233B">
          <w:fldChar w:fldCharType="begin"/>
        </w:r>
        <w:r w:rsidR="009675B1" w:rsidDel="00D5233B">
          <w:delInstrText xml:space="preserve"> </w:delInstrText>
        </w:r>
        <w:r w:rsidR="009675B1" w:rsidDel="00D5233B">
          <w:rPr>
            <w:rFonts w:hint="eastAsia"/>
          </w:rPr>
          <w:delInstrText>REF _Ref415846415 \h</w:delInstrText>
        </w:r>
        <w:r w:rsidR="009675B1" w:rsidDel="00D5233B">
          <w:delInstrText xml:space="preserve"> </w:delInstrText>
        </w:r>
        <w:r w:rsidR="009675B1"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10</w:delText>
        </w:r>
        <w:r w:rsidR="009675B1" w:rsidDel="00D5233B">
          <w:fldChar w:fldCharType="end"/>
        </w:r>
        <w:r w:rsidR="009675B1" w:rsidDel="00D5233B">
          <w:rPr>
            <w:rFonts w:hint="eastAsia"/>
          </w:rPr>
          <w:delText>参考）</w:delText>
        </w:r>
        <w:r w:rsidR="00E6429C" w:rsidDel="00D5233B">
          <w:rPr>
            <w:rFonts w:hint="eastAsia"/>
          </w:rPr>
          <w:delText>。</w:delText>
        </w:r>
        <w:r w:rsidR="001E2AC2" w:rsidDel="00D5233B">
          <w:rPr>
            <w:rFonts w:hint="eastAsia"/>
          </w:rPr>
          <w:delText>※</w:delText>
        </w:r>
        <w:r w:rsidR="00496DA8" w:rsidDel="00D5233B">
          <w:rPr>
            <w:rFonts w:hint="eastAsia"/>
          </w:rPr>
          <w:delText>デフォルトで</w:delText>
        </w:r>
        <w:r w:rsidR="00342D43" w:rsidDel="00D5233B">
          <w:rPr>
            <w:rFonts w:hint="eastAsia"/>
          </w:rPr>
          <w:delText>「</w:delText>
        </w:r>
        <w:r w:rsidR="00342D43" w:rsidDel="00D5233B">
          <w:rPr>
            <w:rFonts w:hint="eastAsia"/>
          </w:rPr>
          <w:delText>Developer Options</w:delText>
        </w:r>
        <w:r w:rsidR="00342D43" w:rsidDel="00D5233B">
          <w:rPr>
            <w:rFonts w:hint="eastAsia"/>
          </w:rPr>
          <w:delText>」</w:delText>
        </w:r>
        <w:r w:rsidR="00061069" w:rsidDel="00D5233B">
          <w:rPr>
            <w:rFonts w:hint="eastAsia"/>
          </w:rPr>
          <w:delText>が表示されていない実機を時々みかけます</w:delText>
        </w:r>
        <w:r w:rsidR="00496DA8" w:rsidDel="00D5233B">
          <w:rPr>
            <w:rFonts w:hint="eastAsia"/>
          </w:rPr>
          <w:delText>。その場合、</w:delText>
        </w:r>
        <w:r w:rsidR="006A6FB2" w:rsidDel="00D5233B">
          <w:rPr>
            <w:rFonts w:hint="eastAsia"/>
          </w:rPr>
          <w:delText>「</w:delText>
        </w:r>
        <w:r w:rsidR="006A6FB2" w:rsidDel="00D5233B">
          <w:rPr>
            <w:rFonts w:hint="eastAsia"/>
          </w:rPr>
          <w:delText>About Phone</w:delText>
        </w:r>
        <w:r w:rsidR="006A6FB2" w:rsidDel="00D5233B">
          <w:rPr>
            <w:rFonts w:hint="eastAsia"/>
          </w:rPr>
          <w:delText>」をタップし、</w:delText>
        </w:r>
        <w:r w:rsidR="000948F5" w:rsidDel="00D5233B">
          <w:rPr>
            <w:rFonts w:hint="eastAsia"/>
          </w:rPr>
          <w:delText>「</w:delText>
        </w:r>
        <w:r w:rsidR="000948F5" w:rsidDel="00D5233B">
          <w:rPr>
            <w:rFonts w:hint="eastAsia"/>
          </w:rPr>
          <w:delText>Build Number</w:delText>
        </w:r>
        <w:r w:rsidR="000948F5" w:rsidDel="00D5233B">
          <w:rPr>
            <w:rFonts w:hint="eastAsia"/>
          </w:rPr>
          <w:delText>」を</w:delText>
        </w:r>
        <w:r w:rsidR="000948F5" w:rsidDel="00D5233B">
          <w:rPr>
            <w:rFonts w:hint="eastAsia"/>
          </w:rPr>
          <w:delText>7</w:delText>
        </w:r>
        <w:r w:rsidR="000948F5" w:rsidDel="00D5233B">
          <w:rPr>
            <w:rFonts w:hint="eastAsia"/>
          </w:rPr>
          <w:delText>回連続でタップすると表示されます。</w:delText>
        </w:r>
      </w:del>
    </w:p>
    <w:p w14:paraId="531A6582" w14:textId="2C6C775C" w:rsidR="00CD38E4" w:rsidDel="00D5233B" w:rsidRDefault="00CD38E4">
      <w:pPr>
        <w:keepNext/>
        <w:jc w:val="center"/>
        <w:rPr>
          <w:del w:id="437" w:author="lhc1990" w:date="2016-05-19T14:06:00Z"/>
        </w:rPr>
        <w:pPrChange w:id="438" w:author="lhc1990" w:date="2016-05-19T14:06:00Z">
          <w:pPr/>
        </w:pPrChange>
      </w:pPr>
    </w:p>
    <w:p w14:paraId="36B4FE0D" w14:textId="22B8E785" w:rsidR="009675B1" w:rsidDel="00D5233B" w:rsidRDefault="009675B1">
      <w:pPr>
        <w:keepNext/>
        <w:jc w:val="center"/>
        <w:rPr>
          <w:del w:id="439" w:author="lhc1990" w:date="2016-05-19T14:06:00Z"/>
        </w:rPr>
        <w:pPrChange w:id="440" w:author="lhc1990" w:date="2016-05-19T14:06:00Z">
          <w:pPr>
            <w:keepNext/>
          </w:pPr>
        </w:pPrChange>
      </w:pPr>
      <w:del w:id="441" w:author="lhc1990" w:date="2016-05-19T14:06:00Z">
        <w:r w:rsidDel="00D5233B">
          <w:rPr>
            <w:noProof/>
          </w:rPr>
          <w:drawing>
            <wp:inline distT="0" distB="0" distL="0" distR="0" wp14:anchorId="5F00C50F" wp14:editId="3B94AB90">
              <wp:extent cx="5400040" cy="3370580"/>
              <wp:effectExtent l="0" t="0" r="0" b="127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DeveloperOptions.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370580"/>
                      </a:xfrm>
                      <a:prstGeom prst="rect">
                        <a:avLst/>
                      </a:prstGeom>
                    </pic:spPr>
                  </pic:pic>
                </a:graphicData>
              </a:graphic>
            </wp:inline>
          </w:drawing>
        </w:r>
      </w:del>
    </w:p>
    <w:p w14:paraId="5882F9AF" w14:textId="6F9D5FE7" w:rsidR="00E6429C" w:rsidDel="00D5233B" w:rsidRDefault="009675B1">
      <w:pPr>
        <w:pStyle w:val="Caption"/>
        <w:keepNext/>
        <w:jc w:val="center"/>
        <w:rPr>
          <w:del w:id="442" w:author="lhc1990" w:date="2016-05-19T14:06:00Z"/>
        </w:rPr>
        <w:pPrChange w:id="443" w:author="lhc1990" w:date="2016-05-19T14:06:00Z">
          <w:pPr>
            <w:pStyle w:val="Caption"/>
            <w:jc w:val="center"/>
          </w:pPr>
        </w:pPrChange>
      </w:pPr>
      <w:bookmarkStart w:id="444" w:name="_Ref416856881"/>
      <w:bookmarkStart w:id="445" w:name="_Ref415846415"/>
      <w:del w:id="446"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2</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10</w:delText>
        </w:r>
        <w:r w:rsidR="00184145" w:rsidDel="00D5233B">
          <w:rPr>
            <w:b w:val="0"/>
            <w:bCs w:val="0"/>
          </w:rPr>
          <w:fldChar w:fldCharType="end"/>
        </w:r>
        <w:bookmarkEnd w:id="444"/>
        <w:bookmarkEnd w:id="445"/>
        <w:r w:rsidDel="00D5233B">
          <w:rPr>
            <w:rFonts w:hint="eastAsia"/>
          </w:rPr>
          <w:delText xml:space="preserve"> Devel</w:delText>
        </w:r>
        <w:r w:rsidR="00E56A97" w:rsidDel="00D5233B">
          <w:rPr>
            <w:rFonts w:hint="eastAsia"/>
          </w:rPr>
          <w:delText>o</w:delText>
        </w:r>
        <w:r w:rsidDel="00D5233B">
          <w:rPr>
            <w:rFonts w:hint="eastAsia"/>
          </w:rPr>
          <w:delText>p</w:delText>
        </w:r>
        <w:r w:rsidR="00E56A97" w:rsidDel="00D5233B">
          <w:delText>e</w:delText>
        </w:r>
        <w:r w:rsidDel="00D5233B">
          <w:rPr>
            <w:rFonts w:hint="eastAsia"/>
          </w:rPr>
          <w:delText>r Options</w:delText>
        </w:r>
      </w:del>
    </w:p>
    <w:p w14:paraId="33B19AEC" w14:textId="037513DD" w:rsidR="009675B1" w:rsidDel="00D5233B" w:rsidRDefault="009675B1">
      <w:pPr>
        <w:keepNext/>
        <w:jc w:val="center"/>
        <w:rPr>
          <w:del w:id="447" w:author="lhc1990" w:date="2016-05-19T14:06:00Z"/>
        </w:rPr>
        <w:pPrChange w:id="448" w:author="lhc1990" w:date="2016-05-19T14:06:00Z">
          <w:pPr/>
        </w:pPrChange>
      </w:pPr>
    </w:p>
    <w:p w14:paraId="348DF9FB" w14:textId="3EBCFA89" w:rsidR="00EE5DA1" w:rsidDel="00D5233B" w:rsidRDefault="00EE5DA1">
      <w:pPr>
        <w:pStyle w:val="ListParagraph"/>
        <w:keepNext/>
        <w:numPr>
          <w:ilvl w:val="0"/>
          <w:numId w:val="17"/>
        </w:numPr>
        <w:ind w:leftChars="0"/>
        <w:jc w:val="center"/>
        <w:rPr>
          <w:del w:id="449" w:author="lhc1990" w:date="2016-05-19T14:06:00Z"/>
        </w:rPr>
        <w:pPrChange w:id="450" w:author="lhc1990" w:date="2016-05-19T14:06:00Z">
          <w:pPr>
            <w:pStyle w:val="ListParagraph"/>
            <w:numPr>
              <w:numId w:val="17"/>
            </w:numPr>
            <w:ind w:leftChars="0" w:left="420" w:hanging="420"/>
          </w:pPr>
        </w:pPrChange>
      </w:pPr>
      <w:del w:id="451" w:author="lhc1990" w:date="2016-05-19T14:06:00Z">
        <w:r w:rsidDel="00D5233B">
          <w:rPr>
            <w:rFonts w:hint="eastAsia"/>
          </w:rPr>
          <w:delText>Android</w:delText>
        </w:r>
        <w:r w:rsidDel="00D5233B">
          <w:rPr>
            <w:rFonts w:hint="eastAsia"/>
          </w:rPr>
          <w:delText>実機を</w:delText>
        </w:r>
        <w:r w:rsidDel="00D5233B">
          <w:rPr>
            <w:rFonts w:hint="eastAsia"/>
          </w:rPr>
          <w:delText>USB</w:delText>
        </w:r>
        <w:r w:rsidR="00985ACA" w:rsidDel="00D5233B">
          <w:rPr>
            <w:rFonts w:hint="eastAsia"/>
          </w:rPr>
          <w:delText>接続します。初回接続時には</w:delText>
        </w:r>
        <w:r w:rsidDel="00D5233B">
          <w:rPr>
            <w:rFonts w:hint="eastAsia"/>
          </w:rPr>
          <w:delText>Android</w:delText>
        </w:r>
        <w:r w:rsidR="00985ACA" w:rsidDel="00D5233B">
          <w:rPr>
            <w:rFonts w:hint="eastAsia"/>
          </w:rPr>
          <w:delText>の画面に「</w:delText>
        </w:r>
        <w:r w:rsidR="00985ACA" w:rsidDel="00D5233B">
          <w:rPr>
            <w:rFonts w:hint="eastAsia"/>
          </w:rPr>
          <w:delText xml:space="preserve">Allow USB </w:delText>
        </w:r>
        <w:r w:rsidR="00985ACA" w:rsidDel="00D5233B">
          <w:delText>debugging?</w:delText>
        </w:r>
        <w:r w:rsidR="00985ACA" w:rsidDel="00D5233B">
          <w:rPr>
            <w:rFonts w:hint="eastAsia"/>
          </w:rPr>
          <w:delText>」の確認ダイアログが出るので「</w:delText>
        </w:r>
        <w:r w:rsidR="00985ACA" w:rsidDel="00D5233B">
          <w:rPr>
            <w:rFonts w:hint="eastAsia"/>
          </w:rPr>
          <w:delText>OK</w:delText>
        </w:r>
        <w:r w:rsidR="00985ACA" w:rsidDel="00D5233B">
          <w:rPr>
            <w:rFonts w:hint="eastAsia"/>
          </w:rPr>
          <w:delText>」をタップして</w:delText>
        </w:r>
        <w:r w:rsidR="00E726CE" w:rsidDel="00D5233B">
          <w:rPr>
            <w:rFonts w:hint="eastAsia"/>
          </w:rPr>
          <w:delText>下さい</w:delText>
        </w:r>
        <w:r w:rsidR="00985ACA" w:rsidDel="00D5233B">
          <w:rPr>
            <w:rFonts w:hint="eastAsia"/>
          </w:rPr>
          <w:delText>。</w:delText>
        </w:r>
      </w:del>
    </w:p>
    <w:p w14:paraId="3F911C3D" w14:textId="72E435C7" w:rsidR="009675B1" w:rsidDel="00D5233B" w:rsidRDefault="009675B1">
      <w:pPr>
        <w:keepNext/>
        <w:jc w:val="center"/>
        <w:rPr>
          <w:del w:id="452" w:author="lhc1990" w:date="2016-05-19T14:06:00Z"/>
        </w:rPr>
        <w:pPrChange w:id="453" w:author="lhc1990" w:date="2016-05-19T14:06:00Z">
          <w:pPr/>
        </w:pPrChange>
      </w:pPr>
    </w:p>
    <w:p w14:paraId="3CF51518" w14:textId="10793D44" w:rsidR="00AB5360" w:rsidDel="00D5233B" w:rsidRDefault="00AB5360">
      <w:pPr>
        <w:pStyle w:val="Heading3"/>
        <w:numPr>
          <w:ilvl w:val="2"/>
          <w:numId w:val="7"/>
        </w:numPr>
        <w:ind w:leftChars="0"/>
        <w:jc w:val="center"/>
        <w:rPr>
          <w:del w:id="454" w:author="lhc1990" w:date="2016-05-19T14:06:00Z"/>
        </w:rPr>
        <w:pPrChange w:id="455" w:author="lhc1990" w:date="2016-05-19T14:06:00Z">
          <w:pPr>
            <w:pStyle w:val="Heading3"/>
            <w:numPr>
              <w:ilvl w:val="2"/>
              <w:numId w:val="7"/>
            </w:numPr>
            <w:ind w:leftChars="0" w:left="709" w:hanging="709"/>
          </w:pPr>
        </w:pPrChange>
      </w:pPr>
      <w:del w:id="456" w:author="lhc1990" w:date="2016-05-19T14:06:00Z">
        <w:r w:rsidDel="00D5233B">
          <w:rPr>
            <w:rFonts w:hint="eastAsia"/>
          </w:rPr>
          <w:delText>接続の確認</w:delText>
        </w:r>
      </w:del>
    </w:p>
    <w:p w14:paraId="213717C2" w14:textId="35BBF5F4" w:rsidR="009675B1" w:rsidDel="00D5233B" w:rsidRDefault="00AB5360">
      <w:pPr>
        <w:keepNext/>
        <w:ind w:firstLineChars="50" w:firstLine="105"/>
        <w:jc w:val="center"/>
        <w:rPr>
          <w:del w:id="457" w:author="lhc1990" w:date="2016-05-19T14:06:00Z"/>
        </w:rPr>
        <w:pPrChange w:id="458" w:author="lhc1990" w:date="2016-05-19T14:06:00Z">
          <w:pPr>
            <w:ind w:firstLineChars="50" w:firstLine="105"/>
          </w:pPr>
        </w:pPrChange>
      </w:pPr>
      <w:del w:id="459" w:author="lhc1990" w:date="2016-05-19T14:06:00Z">
        <w:r w:rsidDel="00D5233B">
          <w:rPr>
            <w:rFonts w:hint="eastAsia"/>
          </w:rPr>
          <w:delText>Eclipse</w:delText>
        </w:r>
        <w:r w:rsidDel="00D5233B">
          <w:rPr>
            <w:rFonts w:hint="eastAsia"/>
          </w:rPr>
          <w:delText>を起動している</w:delText>
        </w:r>
        <w:r w:rsidDel="00D5233B">
          <w:rPr>
            <w:rFonts w:hint="eastAsia"/>
          </w:rPr>
          <w:delText>Windows PC</w:delText>
        </w:r>
        <w:r w:rsidDel="00D5233B">
          <w:rPr>
            <w:rFonts w:hint="eastAsia"/>
          </w:rPr>
          <w:delText>が、</w:delText>
        </w:r>
        <w:r w:rsidDel="00D5233B">
          <w:rPr>
            <w:rFonts w:hint="eastAsia"/>
          </w:rPr>
          <w:delText>USB</w:delText>
        </w:r>
        <w:r w:rsidDel="00D5233B">
          <w:rPr>
            <w:rFonts w:hint="eastAsia"/>
          </w:rPr>
          <w:delText>接続した</w:delText>
        </w:r>
        <w:r w:rsidDel="00D5233B">
          <w:rPr>
            <w:rFonts w:hint="eastAsia"/>
          </w:rPr>
          <w:delText>Android</w:delText>
        </w:r>
        <w:r w:rsidDel="00D5233B">
          <w:rPr>
            <w:rFonts w:hint="eastAsia"/>
          </w:rPr>
          <w:delText>実機を認識した場合、</w:delText>
        </w:r>
        <w:r w:rsidR="00FF649E" w:rsidDel="00D5233B">
          <w:fldChar w:fldCharType="begin"/>
        </w:r>
        <w:r w:rsidR="00FF649E" w:rsidDel="00D5233B">
          <w:delInstrText xml:space="preserve"> </w:delInstrText>
        </w:r>
        <w:r w:rsidR="00FF649E" w:rsidDel="00D5233B">
          <w:rPr>
            <w:rFonts w:hint="eastAsia"/>
          </w:rPr>
          <w:delInstrText>REF _Ref415841337 \h</w:delInstrText>
        </w:r>
        <w:r w:rsidR="00FF649E" w:rsidDel="00D5233B">
          <w:delInstrText xml:space="preserve"> </w:delInstrText>
        </w:r>
        <w:r w:rsidR="00FF649E"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8</w:delText>
        </w:r>
        <w:r w:rsidR="00FF649E" w:rsidDel="00D5233B">
          <w:fldChar w:fldCharType="end"/>
        </w:r>
        <w:r w:rsidR="00FF649E" w:rsidDel="00D5233B">
          <w:rPr>
            <w:rFonts w:hint="eastAsia"/>
          </w:rPr>
          <w:delText>のエミュレータの場合と同じく、</w:delText>
        </w:r>
        <w:r w:rsidR="00FF649E" w:rsidDel="00D5233B">
          <w:rPr>
            <w:rFonts w:hint="eastAsia"/>
          </w:rPr>
          <w:delText>Devices View</w:delText>
        </w:r>
        <w:r w:rsidR="00FF649E" w:rsidDel="00D5233B">
          <w:rPr>
            <w:rFonts w:hint="eastAsia"/>
          </w:rPr>
          <w:delText>に表示されます。</w:delText>
        </w:r>
      </w:del>
    </w:p>
    <w:p w14:paraId="59971F61" w14:textId="06D7530F" w:rsidR="00AB5360" w:rsidDel="00D5233B" w:rsidRDefault="00AB5360">
      <w:pPr>
        <w:keepNext/>
        <w:jc w:val="center"/>
        <w:rPr>
          <w:del w:id="460" w:author="lhc1990" w:date="2016-05-19T14:06:00Z"/>
        </w:rPr>
        <w:pPrChange w:id="461" w:author="lhc1990" w:date="2016-05-19T14:06:00Z">
          <w:pPr/>
        </w:pPrChange>
      </w:pPr>
    </w:p>
    <w:p w14:paraId="159BA508" w14:textId="6CDE5F63" w:rsidR="00503569" w:rsidDel="00D5233B" w:rsidRDefault="00503569">
      <w:pPr>
        <w:keepNext/>
        <w:widowControl/>
        <w:jc w:val="center"/>
        <w:rPr>
          <w:del w:id="462" w:author="lhc1990" w:date="2016-05-19T14:06:00Z"/>
        </w:rPr>
        <w:pPrChange w:id="463" w:author="lhc1990" w:date="2016-05-19T14:06:00Z">
          <w:pPr>
            <w:widowControl/>
            <w:jc w:val="left"/>
          </w:pPr>
        </w:pPrChange>
      </w:pPr>
      <w:del w:id="464" w:author="lhc1990" w:date="2016-05-19T14:06:00Z">
        <w:r w:rsidDel="00D5233B">
          <w:br w:type="page"/>
        </w:r>
      </w:del>
    </w:p>
    <w:p w14:paraId="0F16E0C0" w14:textId="29FE4756" w:rsidR="0034158B" w:rsidDel="00D5233B" w:rsidRDefault="0034158B">
      <w:pPr>
        <w:keepNext/>
        <w:jc w:val="center"/>
        <w:rPr>
          <w:del w:id="465" w:author="lhc1990" w:date="2016-05-19T14:06:00Z"/>
        </w:rPr>
        <w:pPrChange w:id="466" w:author="lhc1990" w:date="2016-05-19T14:06:00Z">
          <w:pPr/>
        </w:pPrChange>
      </w:pPr>
    </w:p>
    <w:p w14:paraId="7BB8EC1B" w14:textId="3D936B13" w:rsidR="0034158B" w:rsidDel="00D5233B" w:rsidRDefault="0034158B">
      <w:pPr>
        <w:pStyle w:val="Heading2"/>
        <w:numPr>
          <w:ilvl w:val="1"/>
          <w:numId w:val="7"/>
        </w:numPr>
        <w:jc w:val="center"/>
        <w:rPr>
          <w:del w:id="467" w:author="lhc1990" w:date="2016-05-19T14:06:00Z"/>
        </w:rPr>
        <w:pPrChange w:id="468" w:author="lhc1990" w:date="2016-05-19T14:06:00Z">
          <w:pPr>
            <w:pStyle w:val="Heading2"/>
            <w:numPr>
              <w:ilvl w:val="1"/>
              <w:numId w:val="7"/>
            </w:numPr>
            <w:ind w:left="567" w:hanging="567"/>
          </w:pPr>
        </w:pPrChange>
      </w:pPr>
      <w:bookmarkStart w:id="469" w:name="_Ref415841580"/>
      <w:bookmarkStart w:id="470" w:name="_Ref415841588"/>
      <w:del w:id="471" w:author="lhc1990" w:date="2016-05-19T14:06:00Z">
        <w:r w:rsidDel="00D5233B">
          <w:rPr>
            <w:rFonts w:hint="eastAsia"/>
          </w:rPr>
          <w:delText>試験アプリ</w:delText>
        </w:r>
        <w:r w:rsidR="005B5954" w:rsidDel="00D5233B">
          <w:rPr>
            <w:rFonts w:hint="eastAsia"/>
          </w:rPr>
          <w:delText>の準備</w:delText>
        </w:r>
        <w:bookmarkEnd w:id="469"/>
        <w:bookmarkEnd w:id="470"/>
      </w:del>
    </w:p>
    <w:p w14:paraId="0046B728" w14:textId="38BB8DE0" w:rsidR="005B5954" w:rsidDel="00D5233B" w:rsidRDefault="00D46F59">
      <w:pPr>
        <w:keepNext/>
        <w:jc w:val="center"/>
        <w:rPr>
          <w:del w:id="472" w:author="lhc1990" w:date="2016-05-19T14:06:00Z"/>
        </w:rPr>
        <w:pPrChange w:id="473" w:author="lhc1990" w:date="2016-05-19T14:06:00Z">
          <w:pPr/>
        </w:pPrChange>
      </w:pPr>
      <w:del w:id="474" w:author="lhc1990" w:date="2016-05-19T14:06:00Z">
        <w:r w:rsidDel="00D5233B">
          <w:rPr>
            <w:rFonts w:hint="eastAsia"/>
          </w:rPr>
          <w:delText>本項では、試験アプリ</w:delText>
        </w:r>
        <w:r w:rsidR="00BB7B11" w:rsidDel="00D5233B">
          <w:rPr>
            <w:rFonts w:hint="eastAsia"/>
          </w:rPr>
          <w:delText>の</w:delText>
        </w:r>
        <w:r w:rsidDel="00D5233B">
          <w:rPr>
            <w:rFonts w:hint="eastAsia"/>
          </w:rPr>
          <w:delText>準備する方法を記載します。</w:delText>
        </w:r>
      </w:del>
    </w:p>
    <w:p w14:paraId="33ED2A03" w14:textId="0E3EA9B0" w:rsidR="00D46F59" w:rsidDel="00D5233B" w:rsidRDefault="00D46F59">
      <w:pPr>
        <w:keepNext/>
        <w:jc w:val="center"/>
        <w:rPr>
          <w:del w:id="475" w:author="lhc1990" w:date="2016-05-19T14:06:00Z"/>
        </w:rPr>
        <w:pPrChange w:id="476" w:author="lhc1990" w:date="2016-05-19T14:06:00Z">
          <w:pPr/>
        </w:pPrChange>
      </w:pPr>
    </w:p>
    <w:p w14:paraId="2C717C93" w14:textId="4E5D4913" w:rsidR="0034158B" w:rsidDel="00D5233B" w:rsidRDefault="0034158B">
      <w:pPr>
        <w:pStyle w:val="Heading3"/>
        <w:numPr>
          <w:ilvl w:val="2"/>
          <w:numId w:val="7"/>
        </w:numPr>
        <w:ind w:leftChars="0"/>
        <w:jc w:val="center"/>
        <w:rPr>
          <w:del w:id="477" w:author="lhc1990" w:date="2016-05-19T14:06:00Z"/>
        </w:rPr>
        <w:pPrChange w:id="478" w:author="lhc1990" w:date="2016-05-19T14:06:00Z">
          <w:pPr>
            <w:pStyle w:val="Heading3"/>
            <w:numPr>
              <w:ilvl w:val="2"/>
              <w:numId w:val="7"/>
            </w:numPr>
            <w:ind w:leftChars="0" w:left="709" w:hanging="709"/>
          </w:pPr>
        </w:pPrChange>
      </w:pPr>
      <w:del w:id="479" w:author="lhc1990" w:date="2016-05-19T14:06:00Z">
        <w:r w:rsidDel="00D5233B">
          <w:rPr>
            <w:rFonts w:hint="eastAsia"/>
          </w:rPr>
          <w:delText>試験アプリのインポート</w:delText>
        </w:r>
      </w:del>
    </w:p>
    <w:p w14:paraId="18C4E035" w14:textId="29813BEC" w:rsidR="0034158B" w:rsidRPr="00630996" w:rsidDel="00D5233B" w:rsidRDefault="0034158B">
      <w:pPr>
        <w:keepNext/>
        <w:jc w:val="center"/>
        <w:rPr>
          <w:del w:id="480" w:author="lhc1990" w:date="2016-05-19T14:06:00Z"/>
        </w:rPr>
        <w:pPrChange w:id="481" w:author="lhc1990" w:date="2016-05-19T14:06:00Z">
          <w:pPr/>
        </w:pPrChange>
      </w:pPr>
      <w:del w:id="482" w:author="lhc1990" w:date="2016-05-19T14:06:00Z">
        <w:r w:rsidDel="00D5233B">
          <w:rPr>
            <w:rFonts w:hint="eastAsia"/>
          </w:rPr>
          <w:delText>試験アプリを</w:delText>
        </w:r>
        <w:r w:rsidDel="00D5233B">
          <w:rPr>
            <w:rFonts w:hint="eastAsia"/>
          </w:rPr>
          <w:delText>Eclipse</w:delText>
        </w:r>
        <w:r w:rsidDel="00D5233B">
          <w:rPr>
            <w:rFonts w:hint="eastAsia"/>
          </w:rPr>
          <w:delText>にインポートします。</w:delText>
        </w:r>
      </w:del>
    </w:p>
    <w:p w14:paraId="53DA0BB2" w14:textId="14D2B604" w:rsidR="0034158B" w:rsidDel="00D5233B" w:rsidRDefault="0034158B">
      <w:pPr>
        <w:pStyle w:val="ListParagraph"/>
        <w:keepNext/>
        <w:numPr>
          <w:ilvl w:val="0"/>
          <w:numId w:val="6"/>
        </w:numPr>
        <w:ind w:leftChars="0"/>
        <w:jc w:val="center"/>
        <w:rPr>
          <w:del w:id="483" w:author="lhc1990" w:date="2016-05-19T14:06:00Z"/>
        </w:rPr>
        <w:pPrChange w:id="484" w:author="lhc1990" w:date="2016-05-19T14:06:00Z">
          <w:pPr>
            <w:pStyle w:val="ListParagraph"/>
            <w:numPr>
              <w:numId w:val="6"/>
            </w:numPr>
            <w:ind w:leftChars="0" w:left="420" w:hanging="420"/>
          </w:pPr>
        </w:pPrChange>
      </w:pPr>
      <w:del w:id="485" w:author="lhc1990" w:date="2016-05-19T14:06:00Z">
        <w:r w:rsidDel="00D5233B">
          <w:rPr>
            <w:rFonts w:hint="eastAsia"/>
          </w:rPr>
          <w:delText>Eclipse</w:delText>
        </w:r>
        <w:r w:rsidDel="00D5233B">
          <w:rPr>
            <w:rFonts w:hint="eastAsia"/>
          </w:rPr>
          <w:delText>のメニューの「</w:delText>
        </w:r>
        <w:r w:rsidDel="00D5233B">
          <w:rPr>
            <w:rFonts w:hint="eastAsia"/>
          </w:rPr>
          <w:delText>File</w:delText>
        </w:r>
        <w:r w:rsidDel="00D5233B">
          <w:rPr>
            <w:rFonts w:hint="eastAsia"/>
          </w:rPr>
          <w:delText>」→「</w:delText>
        </w:r>
        <w:r w:rsidDel="00D5233B">
          <w:rPr>
            <w:rFonts w:hint="eastAsia"/>
          </w:rPr>
          <w:delText>Import</w:delText>
        </w:r>
        <w:r w:rsidDel="00D5233B">
          <w:rPr>
            <w:rFonts w:hint="eastAsia"/>
          </w:rPr>
          <w:delText>」をクリックします。</w:delText>
        </w:r>
      </w:del>
    </w:p>
    <w:p w14:paraId="6EFF9F93" w14:textId="661E0BFD" w:rsidR="0034158B" w:rsidDel="00D5233B" w:rsidRDefault="0034158B">
      <w:pPr>
        <w:pStyle w:val="ListParagraph"/>
        <w:keepNext/>
        <w:numPr>
          <w:ilvl w:val="0"/>
          <w:numId w:val="6"/>
        </w:numPr>
        <w:ind w:leftChars="0"/>
        <w:jc w:val="center"/>
        <w:rPr>
          <w:del w:id="486" w:author="lhc1990" w:date="2016-05-19T14:06:00Z"/>
        </w:rPr>
        <w:pPrChange w:id="487" w:author="lhc1990" w:date="2016-05-19T14:06:00Z">
          <w:pPr>
            <w:pStyle w:val="ListParagraph"/>
            <w:numPr>
              <w:numId w:val="6"/>
            </w:numPr>
            <w:ind w:leftChars="0" w:left="420" w:hanging="420"/>
          </w:pPr>
        </w:pPrChange>
      </w:pPr>
      <w:del w:id="488" w:author="lhc1990" w:date="2016-05-19T14:06:00Z">
        <w:r w:rsidDel="00D5233B">
          <w:rPr>
            <w:rFonts w:hint="eastAsia"/>
          </w:rPr>
          <w:delText>表示された画面で、「</w:delText>
        </w:r>
        <w:r w:rsidDel="00D5233B">
          <w:rPr>
            <w:rFonts w:hint="eastAsia"/>
          </w:rPr>
          <w:delText>Android</w:delText>
        </w:r>
        <w:r w:rsidDel="00D5233B">
          <w:rPr>
            <w:rFonts w:hint="eastAsia"/>
          </w:rPr>
          <w:delText>」→「</w:delText>
        </w:r>
        <w:r w:rsidDel="00D5233B">
          <w:rPr>
            <w:rFonts w:hint="eastAsia"/>
          </w:rPr>
          <w:delText>Existing Android Code Into Workspace</w:delText>
        </w:r>
        <w:r w:rsidDel="00D5233B">
          <w:rPr>
            <w:rFonts w:hint="eastAsia"/>
          </w:rPr>
          <w:delText>」にフォーカスを当て、「</w:delText>
        </w:r>
        <w:r w:rsidDel="00D5233B">
          <w:rPr>
            <w:rFonts w:hint="eastAsia"/>
          </w:rPr>
          <w:delText>Next &gt;</w:delText>
        </w:r>
        <w:r w:rsidDel="00D5233B">
          <w:rPr>
            <w:rFonts w:hint="eastAsia"/>
          </w:rPr>
          <w:delText>」ボタンをクリックします。</w:delText>
        </w:r>
      </w:del>
    </w:p>
    <w:p w14:paraId="5F99CA87" w14:textId="462A805B" w:rsidR="0034158B" w:rsidDel="00D5233B" w:rsidRDefault="0034158B">
      <w:pPr>
        <w:pStyle w:val="ListParagraph"/>
        <w:keepNext/>
        <w:numPr>
          <w:ilvl w:val="0"/>
          <w:numId w:val="6"/>
        </w:numPr>
        <w:ind w:leftChars="0"/>
        <w:jc w:val="center"/>
        <w:rPr>
          <w:del w:id="489" w:author="lhc1990" w:date="2016-05-19T14:06:00Z"/>
        </w:rPr>
        <w:pPrChange w:id="490" w:author="lhc1990" w:date="2016-05-19T14:06:00Z">
          <w:pPr>
            <w:pStyle w:val="ListParagraph"/>
            <w:numPr>
              <w:numId w:val="6"/>
            </w:numPr>
            <w:ind w:leftChars="0" w:left="420" w:hanging="420"/>
          </w:pPr>
        </w:pPrChange>
      </w:pPr>
      <w:del w:id="491" w:author="lhc1990" w:date="2016-05-19T14:06:00Z">
        <w:r w:rsidDel="00D5233B">
          <w:rPr>
            <w:rFonts w:hint="eastAsia"/>
          </w:rPr>
          <w:delText>Root Directory</w:delText>
        </w:r>
        <w:r w:rsidDel="00D5233B">
          <w:rPr>
            <w:rFonts w:hint="eastAsia"/>
          </w:rPr>
          <w:delText>の「</w:delText>
        </w:r>
        <w:r w:rsidDel="00D5233B">
          <w:rPr>
            <w:rFonts w:hint="eastAsia"/>
          </w:rPr>
          <w:delText>Browse</w:delText>
        </w:r>
        <w:r w:rsidDel="00D5233B">
          <w:rPr>
            <w:rFonts w:hint="eastAsia"/>
          </w:rPr>
          <w:delText>．．．」ボタンをクリックし、試験アプリのフォルダを選択します。</w:delText>
        </w:r>
      </w:del>
    </w:p>
    <w:p w14:paraId="29FB8E43" w14:textId="678AF195" w:rsidR="0034158B" w:rsidDel="00D5233B" w:rsidRDefault="0034158B">
      <w:pPr>
        <w:keepNext/>
        <w:jc w:val="center"/>
        <w:rPr>
          <w:del w:id="492" w:author="lhc1990" w:date="2016-05-19T14:06:00Z"/>
        </w:rPr>
        <w:pPrChange w:id="493" w:author="lhc1990" w:date="2016-05-19T14:06:00Z">
          <w:pPr/>
        </w:pPrChange>
      </w:pPr>
    </w:p>
    <w:p w14:paraId="328D656D" w14:textId="5862C8C1" w:rsidR="00092E40" w:rsidRPr="00036BC8" w:rsidDel="00D5233B" w:rsidRDefault="00092E40">
      <w:pPr>
        <w:keepNext/>
        <w:jc w:val="center"/>
        <w:rPr>
          <w:del w:id="494" w:author="lhc1990" w:date="2016-05-19T14:06:00Z"/>
        </w:rPr>
        <w:pPrChange w:id="495" w:author="lhc1990" w:date="2016-05-19T14:06:00Z">
          <w:pPr/>
        </w:pPrChange>
      </w:pPr>
    </w:p>
    <w:p w14:paraId="7578CC34" w14:textId="39068D7A" w:rsidR="00036BC8" w:rsidDel="00D5233B" w:rsidRDefault="00036BC8">
      <w:pPr>
        <w:pStyle w:val="Heading3"/>
        <w:numPr>
          <w:ilvl w:val="2"/>
          <w:numId w:val="7"/>
        </w:numPr>
        <w:ind w:leftChars="0"/>
        <w:jc w:val="center"/>
        <w:rPr>
          <w:del w:id="496" w:author="lhc1990" w:date="2016-05-19T14:06:00Z"/>
        </w:rPr>
        <w:pPrChange w:id="497" w:author="lhc1990" w:date="2016-05-19T14:06:00Z">
          <w:pPr>
            <w:pStyle w:val="Heading3"/>
            <w:numPr>
              <w:ilvl w:val="2"/>
              <w:numId w:val="7"/>
            </w:numPr>
            <w:ind w:leftChars="0" w:left="709" w:hanging="709"/>
          </w:pPr>
        </w:pPrChange>
      </w:pPr>
      <w:del w:id="498" w:author="lhc1990" w:date="2016-05-19T14:06:00Z">
        <w:r w:rsidDel="00D5233B">
          <w:rPr>
            <w:rFonts w:hint="eastAsia"/>
          </w:rPr>
          <w:delText>試験アプリの設定</w:delText>
        </w:r>
      </w:del>
    </w:p>
    <w:p w14:paraId="363EDD47" w14:textId="4CC35BAF" w:rsidR="00036BC8" w:rsidDel="00D5233B" w:rsidRDefault="00C3648C">
      <w:pPr>
        <w:keepNext/>
        <w:jc w:val="center"/>
        <w:rPr>
          <w:del w:id="499" w:author="lhc1990" w:date="2016-05-19T14:06:00Z"/>
        </w:rPr>
        <w:pPrChange w:id="500" w:author="lhc1990" w:date="2016-05-19T14:06:00Z">
          <w:pPr/>
        </w:pPrChange>
      </w:pPr>
      <w:del w:id="501" w:author="lhc1990" w:date="2016-05-19T14:06:00Z">
        <w:r w:rsidDel="00D5233B">
          <w:rPr>
            <w:rFonts w:hint="eastAsia"/>
          </w:rPr>
          <w:delText>試験する</w:delText>
        </w:r>
        <w:r w:rsidDel="00D5233B">
          <w:rPr>
            <w:rFonts w:hint="eastAsia"/>
          </w:rPr>
          <w:delText>Android</w:delText>
        </w:r>
        <w:r w:rsidDel="00D5233B">
          <w:rPr>
            <w:rFonts w:hint="eastAsia"/>
          </w:rPr>
          <w:delText>のバージョンを設定します。</w:delText>
        </w:r>
      </w:del>
    </w:p>
    <w:p w14:paraId="24BBC656" w14:textId="6CA90834" w:rsidR="00C3648C" w:rsidDel="00D5233B" w:rsidRDefault="00C3648C">
      <w:pPr>
        <w:pStyle w:val="ListParagraph"/>
        <w:keepNext/>
        <w:numPr>
          <w:ilvl w:val="0"/>
          <w:numId w:val="18"/>
        </w:numPr>
        <w:ind w:leftChars="0"/>
        <w:jc w:val="center"/>
        <w:rPr>
          <w:del w:id="502" w:author="lhc1990" w:date="2016-05-19T14:06:00Z"/>
        </w:rPr>
        <w:pPrChange w:id="503" w:author="lhc1990" w:date="2016-05-19T14:06:00Z">
          <w:pPr>
            <w:pStyle w:val="ListParagraph"/>
            <w:numPr>
              <w:numId w:val="18"/>
            </w:numPr>
            <w:ind w:leftChars="0" w:left="420" w:hanging="420"/>
          </w:pPr>
        </w:pPrChange>
      </w:pPr>
      <w:del w:id="504" w:author="lhc1990" w:date="2016-05-19T14:06:00Z">
        <w:r w:rsidDel="00D5233B">
          <w:rPr>
            <w:rFonts w:hint="eastAsia"/>
          </w:rPr>
          <w:delText>Eclipse</w:delText>
        </w:r>
        <w:r w:rsidDel="00D5233B">
          <w:rPr>
            <w:rFonts w:hint="eastAsia"/>
          </w:rPr>
          <w:delText>の試験アプリのプロジェクトを右クリックし、「</w:delText>
        </w:r>
        <w:r w:rsidDel="00D5233B">
          <w:rPr>
            <w:rFonts w:hint="eastAsia"/>
          </w:rPr>
          <w:delText>Properties</w:delText>
        </w:r>
        <w:r w:rsidDel="00D5233B">
          <w:rPr>
            <w:rFonts w:hint="eastAsia"/>
          </w:rPr>
          <w:delText>」をクリックします</w:delText>
        </w:r>
        <w:r w:rsidR="00C0591D" w:rsidDel="00D5233B">
          <w:rPr>
            <w:rFonts w:hint="eastAsia"/>
          </w:rPr>
          <w:delText>（</w:delText>
        </w:r>
        <w:r w:rsidR="00C0591D" w:rsidDel="00D5233B">
          <w:fldChar w:fldCharType="begin"/>
        </w:r>
        <w:r w:rsidR="00C0591D" w:rsidDel="00D5233B">
          <w:delInstrText xml:space="preserve"> </w:delInstrText>
        </w:r>
        <w:r w:rsidR="00C0591D" w:rsidDel="00D5233B">
          <w:rPr>
            <w:rFonts w:hint="eastAsia"/>
          </w:rPr>
          <w:delInstrText>REF _Ref415850194 \h</w:delInstrText>
        </w:r>
        <w:r w:rsidR="00C0591D" w:rsidDel="00D5233B">
          <w:delInstrText xml:space="preserve"> </w:delInstrText>
        </w:r>
        <w:r w:rsidR="00C0591D"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11</w:delText>
        </w:r>
        <w:r w:rsidR="00C0591D" w:rsidDel="00D5233B">
          <w:fldChar w:fldCharType="end"/>
        </w:r>
        <w:r w:rsidR="00C0591D" w:rsidDel="00D5233B">
          <w:rPr>
            <w:rFonts w:hint="eastAsia"/>
          </w:rPr>
          <w:delText>参照）</w:delText>
        </w:r>
        <w:r w:rsidDel="00D5233B">
          <w:rPr>
            <w:rFonts w:hint="eastAsia"/>
          </w:rPr>
          <w:delText>。</w:delText>
        </w:r>
      </w:del>
    </w:p>
    <w:p w14:paraId="52B4870A" w14:textId="1AE6B6E6" w:rsidR="00C3648C" w:rsidDel="00D5233B" w:rsidRDefault="0066709A">
      <w:pPr>
        <w:keepNext/>
        <w:jc w:val="center"/>
        <w:rPr>
          <w:del w:id="505" w:author="lhc1990" w:date="2016-05-19T14:06:00Z"/>
        </w:rPr>
      </w:pPr>
      <w:del w:id="506" w:author="lhc1990" w:date="2016-05-19T14:06:00Z">
        <w:r>
          <w:pict w14:anchorId="49362A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5pt;height:264pt">
              <v:imagedata r:id="rId18" o:title="EclipseProjectRightClick2"/>
            </v:shape>
          </w:pict>
        </w:r>
      </w:del>
    </w:p>
    <w:p w14:paraId="72AD7481" w14:textId="5EF80032" w:rsidR="00C3648C" w:rsidDel="00D5233B" w:rsidRDefault="00C3648C">
      <w:pPr>
        <w:pStyle w:val="Caption"/>
        <w:keepNext/>
        <w:jc w:val="center"/>
        <w:rPr>
          <w:del w:id="507" w:author="lhc1990" w:date="2016-05-19T14:06:00Z"/>
        </w:rPr>
        <w:pPrChange w:id="508" w:author="lhc1990" w:date="2016-05-19T14:06:00Z">
          <w:pPr>
            <w:pStyle w:val="Caption"/>
            <w:jc w:val="center"/>
          </w:pPr>
        </w:pPrChange>
      </w:pPr>
      <w:bookmarkStart w:id="509" w:name="_Ref415850194"/>
      <w:del w:id="510"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2</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11</w:delText>
        </w:r>
        <w:r w:rsidR="00184145" w:rsidDel="00D5233B">
          <w:rPr>
            <w:b w:val="0"/>
            <w:bCs w:val="0"/>
          </w:rPr>
          <w:fldChar w:fldCharType="end"/>
        </w:r>
        <w:bookmarkEnd w:id="509"/>
        <w:r w:rsidDel="00D5233B">
          <w:rPr>
            <w:rFonts w:hint="eastAsia"/>
          </w:rPr>
          <w:delText xml:space="preserve"> Eclipse</w:delText>
        </w:r>
        <w:r w:rsidDel="00D5233B">
          <w:rPr>
            <w:rFonts w:hint="eastAsia"/>
          </w:rPr>
          <w:delText>プロジェクトの右クリック</w:delText>
        </w:r>
      </w:del>
    </w:p>
    <w:p w14:paraId="035B6BF5" w14:textId="6B2C6484" w:rsidR="00C3648C" w:rsidDel="00D5233B" w:rsidRDefault="00C3648C">
      <w:pPr>
        <w:keepNext/>
        <w:jc w:val="center"/>
        <w:rPr>
          <w:del w:id="511" w:author="lhc1990" w:date="2016-05-19T14:06:00Z"/>
        </w:rPr>
        <w:pPrChange w:id="512" w:author="lhc1990" w:date="2016-05-19T14:06:00Z">
          <w:pPr/>
        </w:pPrChange>
      </w:pPr>
    </w:p>
    <w:p w14:paraId="6549497A" w14:textId="380F3BC4" w:rsidR="00C3648C" w:rsidDel="00D5233B" w:rsidRDefault="00C3648C">
      <w:pPr>
        <w:pStyle w:val="ListParagraph"/>
        <w:keepNext/>
        <w:numPr>
          <w:ilvl w:val="0"/>
          <w:numId w:val="18"/>
        </w:numPr>
        <w:ind w:leftChars="0"/>
        <w:jc w:val="center"/>
        <w:rPr>
          <w:del w:id="513" w:author="lhc1990" w:date="2016-05-19T14:06:00Z"/>
        </w:rPr>
        <w:pPrChange w:id="514" w:author="lhc1990" w:date="2016-05-19T14:06:00Z">
          <w:pPr>
            <w:pStyle w:val="ListParagraph"/>
            <w:numPr>
              <w:numId w:val="18"/>
            </w:numPr>
            <w:ind w:leftChars="0" w:left="420" w:hanging="420"/>
          </w:pPr>
        </w:pPrChange>
      </w:pPr>
      <w:del w:id="515" w:author="lhc1990" w:date="2016-05-19T14:06:00Z">
        <w:r w:rsidDel="00D5233B">
          <w:rPr>
            <w:rFonts w:hint="eastAsia"/>
          </w:rPr>
          <w:delText>左側の「</w:delText>
        </w:r>
        <w:r w:rsidDel="00D5233B">
          <w:rPr>
            <w:rFonts w:hint="eastAsia"/>
          </w:rPr>
          <w:delText>Android</w:delText>
        </w:r>
        <w:r w:rsidDel="00D5233B">
          <w:rPr>
            <w:rFonts w:hint="eastAsia"/>
          </w:rPr>
          <w:delText>」をクリックし、右側の「</w:delText>
        </w:r>
        <w:r w:rsidDel="00D5233B">
          <w:rPr>
            <w:rFonts w:hint="eastAsia"/>
          </w:rPr>
          <w:delText>Project Build Target</w:delText>
        </w:r>
        <w:r w:rsidDel="00D5233B">
          <w:rPr>
            <w:rFonts w:hint="eastAsia"/>
          </w:rPr>
          <w:delText>」を選択します</w:delText>
        </w:r>
        <w:r w:rsidR="00C0591D" w:rsidDel="00D5233B">
          <w:rPr>
            <w:rFonts w:hint="eastAsia"/>
          </w:rPr>
          <w:delText>（</w:delText>
        </w:r>
        <w:r w:rsidR="00C0591D" w:rsidDel="00D5233B">
          <w:fldChar w:fldCharType="begin"/>
        </w:r>
        <w:r w:rsidR="00C0591D" w:rsidDel="00D5233B">
          <w:delInstrText xml:space="preserve"> </w:delInstrText>
        </w:r>
        <w:r w:rsidR="00C0591D" w:rsidDel="00D5233B">
          <w:rPr>
            <w:rFonts w:hint="eastAsia"/>
          </w:rPr>
          <w:delInstrText>REF _Ref415850182 \h</w:delInstrText>
        </w:r>
        <w:r w:rsidR="00C0591D" w:rsidDel="00D5233B">
          <w:delInstrText xml:space="preserve"> </w:delInstrText>
        </w:r>
        <w:r w:rsidR="00C0591D"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12</w:delText>
        </w:r>
        <w:r w:rsidR="00C0591D" w:rsidDel="00D5233B">
          <w:fldChar w:fldCharType="end"/>
        </w:r>
        <w:r w:rsidR="00C0591D" w:rsidDel="00D5233B">
          <w:rPr>
            <w:rFonts w:hint="eastAsia"/>
          </w:rPr>
          <w:delText>参照）</w:delText>
        </w:r>
        <w:r w:rsidDel="00D5233B">
          <w:rPr>
            <w:rFonts w:hint="eastAsia"/>
          </w:rPr>
          <w:delText>。</w:delText>
        </w:r>
        <w:r w:rsidR="00C0591D" w:rsidDel="00D5233B">
          <w:rPr>
            <w:rFonts w:hint="eastAsia"/>
          </w:rPr>
          <w:delText>なお、「</w:delText>
        </w:r>
        <w:r w:rsidR="00C0591D" w:rsidDel="00D5233B">
          <w:rPr>
            <w:rFonts w:hint="eastAsia"/>
          </w:rPr>
          <w:delText>Project Build Target</w:delText>
        </w:r>
        <w:r w:rsidR="00C0591D" w:rsidDel="00D5233B">
          <w:rPr>
            <w:rFonts w:hint="eastAsia"/>
          </w:rPr>
          <w:delText>」に試験したい</w:delText>
        </w:r>
        <w:r w:rsidR="00C0591D" w:rsidDel="00D5233B">
          <w:rPr>
            <w:rFonts w:hint="eastAsia"/>
          </w:rPr>
          <w:delText>Android</w:delText>
        </w:r>
        <w:r w:rsidR="00C0591D" w:rsidDel="00D5233B">
          <w:rPr>
            <w:rFonts w:hint="eastAsia"/>
          </w:rPr>
          <w:delText>のバージョンが表示されない場合は、</w:delText>
        </w:r>
        <w:r w:rsidR="00C0591D" w:rsidDel="00D5233B">
          <w:fldChar w:fldCharType="begin"/>
        </w:r>
        <w:r w:rsidR="00C0591D" w:rsidDel="00D5233B">
          <w:delInstrText xml:space="preserve"> </w:delInstrText>
        </w:r>
        <w:r w:rsidR="00C0591D" w:rsidDel="00D5233B">
          <w:rPr>
            <w:rFonts w:hint="eastAsia"/>
          </w:rPr>
          <w:delInstrText>REF _Ref415845543 \n \h</w:delInstrText>
        </w:r>
        <w:r w:rsidR="00C0591D" w:rsidDel="00D5233B">
          <w:delInstrText xml:space="preserve"> </w:delInstrText>
        </w:r>
        <w:r w:rsidR="00C0591D" w:rsidDel="00D5233B">
          <w:fldChar w:fldCharType="separate"/>
        </w:r>
        <w:r w:rsidR="00184145" w:rsidDel="00D5233B">
          <w:delText>2.2</w:delText>
        </w:r>
        <w:r w:rsidR="00C0591D" w:rsidDel="00D5233B">
          <w:fldChar w:fldCharType="end"/>
        </w:r>
        <w:r w:rsidR="00C0591D" w:rsidDel="00D5233B">
          <w:rPr>
            <w:rFonts w:hint="eastAsia"/>
          </w:rPr>
          <w:delText>節を参考に、そのバージョンの</w:delText>
        </w:r>
        <w:r w:rsidR="00C0591D" w:rsidDel="00D5233B">
          <w:rPr>
            <w:rFonts w:hint="eastAsia"/>
          </w:rPr>
          <w:delText>SDK</w:delText>
        </w:r>
        <w:r w:rsidR="00150A4C" w:rsidDel="00D5233B">
          <w:rPr>
            <w:rFonts w:hint="eastAsia"/>
          </w:rPr>
          <w:delText xml:space="preserve"> Platform</w:delText>
        </w:r>
        <w:r w:rsidR="00C0591D" w:rsidDel="00D5233B">
          <w:rPr>
            <w:rFonts w:hint="eastAsia"/>
          </w:rPr>
          <w:delText>をインストール</w:delText>
        </w:r>
        <w:r w:rsidR="009A7EE6" w:rsidDel="00D5233B">
          <w:rPr>
            <w:rFonts w:hint="eastAsia"/>
          </w:rPr>
          <w:delText>できているか</w:delText>
        </w:r>
        <w:r w:rsidR="00C0591D" w:rsidDel="00D5233B">
          <w:rPr>
            <w:rFonts w:hint="eastAsia"/>
          </w:rPr>
          <w:delText>確認</w:delText>
        </w:r>
        <w:r w:rsidR="00E726CE" w:rsidDel="00D5233B">
          <w:rPr>
            <w:rFonts w:hint="eastAsia"/>
          </w:rPr>
          <w:delText>下さい</w:delText>
        </w:r>
        <w:r w:rsidR="00C0591D" w:rsidDel="00D5233B">
          <w:rPr>
            <w:rFonts w:hint="eastAsia"/>
          </w:rPr>
          <w:delText>。</w:delText>
        </w:r>
      </w:del>
    </w:p>
    <w:p w14:paraId="4794C55B" w14:textId="3B74A2CC" w:rsidR="00C3648C" w:rsidDel="00D5233B" w:rsidRDefault="00C3648C">
      <w:pPr>
        <w:keepNext/>
        <w:jc w:val="center"/>
        <w:rPr>
          <w:del w:id="516" w:author="lhc1990" w:date="2016-05-19T14:06:00Z"/>
        </w:rPr>
        <w:pPrChange w:id="517" w:author="lhc1990" w:date="2016-05-19T14:06:00Z">
          <w:pPr/>
        </w:pPrChange>
      </w:pPr>
    </w:p>
    <w:p w14:paraId="31640D73" w14:textId="1470A82B" w:rsidR="00E37E63" w:rsidDel="00D5233B" w:rsidRDefault="00E37E63">
      <w:pPr>
        <w:keepNext/>
        <w:jc w:val="center"/>
        <w:rPr>
          <w:del w:id="518" w:author="lhc1990" w:date="2016-05-19T14:06:00Z"/>
        </w:rPr>
      </w:pPr>
      <w:del w:id="519" w:author="lhc1990" w:date="2016-05-19T14:06:00Z">
        <w:r w:rsidDel="00D5233B">
          <w:rPr>
            <w:noProof/>
          </w:rPr>
          <w:drawing>
            <wp:inline distT="0" distB="0" distL="0" distR="0" wp14:anchorId="302DB27E" wp14:editId="64256862">
              <wp:extent cx="3627256" cy="3172570"/>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ProjectProperties.jpg"/>
                      <pic:cNvPicPr/>
                    </pic:nvPicPr>
                    <pic:blipFill>
                      <a:blip r:embed="rId19">
                        <a:extLst>
                          <a:ext uri="{28A0092B-C50C-407E-A947-70E740481C1C}">
                            <a14:useLocalDpi xmlns:a14="http://schemas.microsoft.com/office/drawing/2010/main" val="0"/>
                          </a:ext>
                        </a:extLst>
                      </a:blip>
                      <a:stretch>
                        <a:fillRect/>
                      </a:stretch>
                    </pic:blipFill>
                    <pic:spPr>
                      <a:xfrm>
                        <a:off x="0" y="0"/>
                        <a:ext cx="3630685" cy="3175569"/>
                      </a:xfrm>
                      <a:prstGeom prst="rect">
                        <a:avLst/>
                      </a:prstGeom>
                    </pic:spPr>
                  </pic:pic>
                </a:graphicData>
              </a:graphic>
            </wp:inline>
          </w:drawing>
        </w:r>
      </w:del>
    </w:p>
    <w:p w14:paraId="6664C300" w14:textId="57FAB151" w:rsidR="00E37E63" w:rsidDel="00D5233B" w:rsidRDefault="00E37E63">
      <w:pPr>
        <w:pStyle w:val="Caption"/>
        <w:keepNext/>
        <w:jc w:val="center"/>
        <w:rPr>
          <w:del w:id="520" w:author="lhc1990" w:date="2016-05-19T14:06:00Z"/>
        </w:rPr>
        <w:pPrChange w:id="521" w:author="lhc1990" w:date="2016-05-19T14:06:00Z">
          <w:pPr>
            <w:pStyle w:val="Caption"/>
            <w:jc w:val="center"/>
          </w:pPr>
        </w:pPrChange>
      </w:pPr>
      <w:bookmarkStart w:id="522" w:name="_Ref415850182"/>
      <w:del w:id="523"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2</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12</w:delText>
        </w:r>
        <w:r w:rsidR="00184145" w:rsidDel="00D5233B">
          <w:rPr>
            <w:b w:val="0"/>
            <w:bCs w:val="0"/>
          </w:rPr>
          <w:fldChar w:fldCharType="end"/>
        </w:r>
        <w:bookmarkEnd w:id="522"/>
        <w:r w:rsidDel="00D5233B">
          <w:rPr>
            <w:rFonts w:hint="eastAsia"/>
          </w:rPr>
          <w:delText xml:space="preserve"> Eclipse Project Properties</w:delText>
        </w:r>
      </w:del>
    </w:p>
    <w:p w14:paraId="4299C91E" w14:textId="47714A0A" w:rsidR="00C3648C" w:rsidDel="00D5233B" w:rsidRDefault="00C3648C">
      <w:pPr>
        <w:keepNext/>
        <w:jc w:val="center"/>
        <w:rPr>
          <w:del w:id="524" w:author="lhc1990" w:date="2016-05-19T14:06:00Z"/>
        </w:rPr>
        <w:pPrChange w:id="525" w:author="lhc1990" w:date="2016-05-19T14:06:00Z">
          <w:pPr/>
        </w:pPrChange>
      </w:pPr>
    </w:p>
    <w:p w14:paraId="0747EDA5" w14:textId="1B25DC67" w:rsidR="00032E87" w:rsidDel="00D5233B" w:rsidRDefault="00032E87">
      <w:pPr>
        <w:pStyle w:val="ListParagraph"/>
        <w:keepNext/>
        <w:numPr>
          <w:ilvl w:val="0"/>
          <w:numId w:val="18"/>
        </w:numPr>
        <w:ind w:leftChars="0"/>
        <w:jc w:val="center"/>
        <w:rPr>
          <w:del w:id="526" w:author="lhc1990" w:date="2016-05-19T14:06:00Z"/>
        </w:rPr>
        <w:pPrChange w:id="527" w:author="lhc1990" w:date="2016-05-19T14:06:00Z">
          <w:pPr>
            <w:pStyle w:val="ListParagraph"/>
            <w:numPr>
              <w:numId w:val="18"/>
            </w:numPr>
            <w:ind w:leftChars="0" w:left="420" w:hanging="420"/>
          </w:pPr>
        </w:pPrChange>
      </w:pPr>
      <w:del w:id="528" w:author="lhc1990" w:date="2016-05-19T14:06:00Z">
        <w:r w:rsidDel="00D5233B">
          <w:rPr>
            <w:rFonts w:hint="eastAsia"/>
          </w:rPr>
          <w:delText>コンパイルエラーとなる場合、文字コード設定の不整合が考えられます。</w:delText>
        </w:r>
        <w:r w:rsidDel="00D5233B">
          <w:fldChar w:fldCharType="begin"/>
        </w:r>
        <w:r w:rsidDel="00D5233B">
          <w:delInstrText xml:space="preserve"> </w:delInstrText>
        </w:r>
        <w:r w:rsidDel="00D5233B">
          <w:rPr>
            <w:rFonts w:hint="eastAsia"/>
          </w:rPr>
          <w:delInstrText>REF _Ref417310484 \w \h</w:delInstrText>
        </w:r>
        <w:r w:rsidDel="00D5233B">
          <w:delInstrText xml:space="preserve"> </w:delInstrText>
        </w:r>
        <w:r w:rsidDel="00D5233B">
          <w:fldChar w:fldCharType="separate"/>
        </w:r>
        <w:r w:rsidDel="00D5233B">
          <w:delText>4.3</w:delText>
        </w:r>
        <w:r w:rsidDel="00D5233B">
          <w:fldChar w:fldCharType="end"/>
        </w:r>
        <w:r w:rsidDel="00D5233B">
          <w:fldChar w:fldCharType="begin"/>
        </w:r>
        <w:r w:rsidDel="00D5233B">
          <w:delInstrText xml:space="preserve"> REF _Ref417310484 \h </w:delInstrText>
        </w:r>
        <w:r w:rsidDel="00D5233B">
          <w:fldChar w:fldCharType="separate"/>
        </w:r>
        <w:r w:rsidDel="00D5233B">
          <w:rPr>
            <w:rFonts w:hint="eastAsia"/>
          </w:rPr>
          <w:delText>文字コードの設定</w:delText>
        </w:r>
        <w:r w:rsidDel="00D5233B">
          <w:fldChar w:fldCharType="end"/>
        </w:r>
        <w:r w:rsidDel="00D5233B">
          <w:rPr>
            <w:rFonts w:hint="eastAsia"/>
          </w:rPr>
          <w:delText>に従って文字コード</w:delText>
        </w:r>
        <w:r w:rsidR="003576E4" w:rsidDel="00D5233B">
          <w:rPr>
            <w:rFonts w:hint="eastAsia"/>
          </w:rPr>
          <w:delText>の変更と</w:delText>
        </w:r>
        <w:r w:rsidDel="00D5233B">
          <w:rPr>
            <w:rFonts w:hint="eastAsia"/>
          </w:rPr>
          <w:delText>再コンパイル</w:delText>
        </w:r>
        <w:r w:rsidR="003576E4" w:rsidDel="00D5233B">
          <w:rPr>
            <w:rFonts w:hint="eastAsia"/>
          </w:rPr>
          <w:delText>を行って</w:delText>
        </w:r>
        <w:r w:rsidDel="00D5233B">
          <w:rPr>
            <w:rFonts w:hint="eastAsia"/>
          </w:rPr>
          <w:delText>下さい。</w:delText>
        </w:r>
      </w:del>
    </w:p>
    <w:p w14:paraId="20C54FE1" w14:textId="1685224E" w:rsidR="00036BC8" w:rsidDel="00D5233B" w:rsidRDefault="00036BC8">
      <w:pPr>
        <w:keepNext/>
        <w:jc w:val="center"/>
        <w:rPr>
          <w:del w:id="529" w:author="lhc1990" w:date="2016-05-19T14:06:00Z"/>
        </w:rPr>
        <w:pPrChange w:id="530" w:author="lhc1990" w:date="2016-05-19T14:06:00Z">
          <w:pPr/>
        </w:pPrChange>
      </w:pPr>
    </w:p>
    <w:p w14:paraId="0A7D62E7" w14:textId="0C81B75F" w:rsidR="00032E87" w:rsidRPr="00630996" w:rsidDel="00D5233B" w:rsidRDefault="00032E87">
      <w:pPr>
        <w:keepNext/>
        <w:jc w:val="center"/>
        <w:rPr>
          <w:del w:id="531" w:author="lhc1990" w:date="2016-05-19T14:06:00Z"/>
        </w:rPr>
        <w:pPrChange w:id="532" w:author="lhc1990" w:date="2016-05-19T14:06:00Z">
          <w:pPr/>
        </w:pPrChange>
      </w:pPr>
    </w:p>
    <w:p w14:paraId="4C962542" w14:textId="135D9298" w:rsidR="0034158B" w:rsidDel="00D5233B" w:rsidRDefault="00036BC8">
      <w:pPr>
        <w:pStyle w:val="Heading3"/>
        <w:numPr>
          <w:ilvl w:val="2"/>
          <w:numId w:val="7"/>
        </w:numPr>
        <w:ind w:leftChars="0"/>
        <w:jc w:val="center"/>
        <w:rPr>
          <w:del w:id="533" w:author="lhc1990" w:date="2016-05-19T14:06:00Z"/>
        </w:rPr>
        <w:pPrChange w:id="534" w:author="lhc1990" w:date="2016-05-19T14:06:00Z">
          <w:pPr>
            <w:pStyle w:val="Heading3"/>
            <w:numPr>
              <w:ilvl w:val="2"/>
              <w:numId w:val="7"/>
            </w:numPr>
            <w:ind w:leftChars="0" w:left="709" w:hanging="709"/>
          </w:pPr>
        </w:pPrChange>
      </w:pPr>
      <w:bookmarkStart w:id="535" w:name="_Ref417287643"/>
      <w:del w:id="536" w:author="lhc1990" w:date="2016-05-19T14:06:00Z">
        <w:r w:rsidDel="00D5233B">
          <w:rPr>
            <w:rFonts w:hint="eastAsia"/>
          </w:rPr>
          <w:delText>モジュールの配置</w:delText>
        </w:r>
        <w:bookmarkEnd w:id="535"/>
      </w:del>
    </w:p>
    <w:p w14:paraId="3720297F" w14:textId="05B8E9D4" w:rsidR="00036BC8" w:rsidDel="00D5233B" w:rsidRDefault="007A68FB">
      <w:pPr>
        <w:keepNext/>
        <w:ind w:firstLineChars="50" w:firstLine="105"/>
        <w:jc w:val="center"/>
        <w:rPr>
          <w:del w:id="537" w:author="lhc1990" w:date="2016-05-19T14:06:00Z"/>
        </w:rPr>
        <w:pPrChange w:id="538" w:author="lhc1990" w:date="2016-05-19T14:06:00Z">
          <w:pPr>
            <w:ind w:firstLineChars="50" w:firstLine="105"/>
          </w:pPr>
        </w:pPrChange>
      </w:pPr>
      <w:del w:id="539" w:author="lhc1990" w:date="2016-05-19T14:06:00Z">
        <w:r w:rsidDel="00D5233B">
          <w:rPr>
            <w:rFonts w:hint="eastAsia"/>
          </w:rPr>
          <w:delText>試験するモジュールを</w:delText>
        </w:r>
        <w:r w:rsidR="00124E20" w:rsidDel="00D5233B">
          <w:rPr>
            <w:rFonts w:hint="eastAsia"/>
          </w:rPr>
          <w:delText>、</w:delText>
        </w:r>
        <w:r w:rsidDel="00D5233B">
          <w:rPr>
            <w:rFonts w:hint="eastAsia"/>
          </w:rPr>
          <w:delText>試験アプリのプロジェクトのルートフォルダ直下の</w:delText>
        </w:r>
        <w:r w:rsidDel="00D5233B">
          <w:rPr>
            <w:rFonts w:hint="eastAsia"/>
          </w:rPr>
          <w:delText>libs</w:delText>
        </w:r>
        <w:r w:rsidDel="00D5233B">
          <w:rPr>
            <w:rFonts w:hint="eastAsia"/>
          </w:rPr>
          <w:delText>に配置して</w:delText>
        </w:r>
        <w:r w:rsidR="00E726CE" w:rsidDel="00D5233B">
          <w:rPr>
            <w:rFonts w:hint="eastAsia"/>
          </w:rPr>
          <w:delText>下さい</w:delText>
        </w:r>
        <w:r w:rsidDel="00D5233B">
          <w:rPr>
            <w:rFonts w:hint="eastAsia"/>
          </w:rPr>
          <w:delText>。</w:delText>
        </w:r>
      </w:del>
    </w:p>
    <w:p w14:paraId="67E4C2C7" w14:textId="21EF1267" w:rsidR="00036BC8" w:rsidRPr="00036BC8" w:rsidDel="00D5233B" w:rsidRDefault="00036BC8">
      <w:pPr>
        <w:keepNext/>
        <w:jc w:val="center"/>
        <w:rPr>
          <w:del w:id="540" w:author="lhc1990" w:date="2016-05-19T14:06:00Z"/>
        </w:rPr>
        <w:pPrChange w:id="541" w:author="lhc1990" w:date="2016-05-19T14:06:00Z">
          <w:pPr/>
        </w:pPrChange>
      </w:pPr>
    </w:p>
    <w:p w14:paraId="4E113DBC" w14:textId="39A582FC" w:rsidR="002343FD" w:rsidDel="00D5233B" w:rsidRDefault="002343FD">
      <w:pPr>
        <w:keepNext/>
        <w:widowControl/>
        <w:jc w:val="center"/>
        <w:rPr>
          <w:del w:id="542" w:author="lhc1990" w:date="2016-05-19T14:06:00Z"/>
        </w:rPr>
        <w:pPrChange w:id="543" w:author="lhc1990" w:date="2016-05-19T14:06:00Z">
          <w:pPr>
            <w:widowControl/>
            <w:jc w:val="left"/>
          </w:pPr>
        </w:pPrChange>
      </w:pPr>
      <w:del w:id="544" w:author="lhc1990" w:date="2016-05-19T14:06:00Z">
        <w:r w:rsidDel="00D5233B">
          <w:br w:type="page"/>
        </w:r>
      </w:del>
    </w:p>
    <w:p w14:paraId="067A2F4A" w14:textId="1D9EE121" w:rsidR="00931BCE" w:rsidRPr="00BA6D2D" w:rsidDel="00D5233B" w:rsidRDefault="00931BCE">
      <w:pPr>
        <w:keepNext/>
        <w:jc w:val="center"/>
        <w:rPr>
          <w:del w:id="545" w:author="lhc1990" w:date="2016-05-19T14:06:00Z"/>
        </w:rPr>
        <w:pPrChange w:id="546" w:author="lhc1990" w:date="2016-05-19T14:06:00Z">
          <w:pPr/>
        </w:pPrChange>
      </w:pPr>
    </w:p>
    <w:p w14:paraId="1874E321" w14:textId="59E682F8" w:rsidR="00BA6D2D" w:rsidDel="00D5233B" w:rsidRDefault="00BA6D2D">
      <w:pPr>
        <w:pStyle w:val="Heading1"/>
        <w:numPr>
          <w:ilvl w:val="0"/>
          <w:numId w:val="7"/>
        </w:numPr>
        <w:jc w:val="center"/>
        <w:rPr>
          <w:del w:id="547" w:author="lhc1990" w:date="2016-05-19T14:06:00Z"/>
        </w:rPr>
        <w:pPrChange w:id="548" w:author="lhc1990" w:date="2016-05-19T14:06:00Z">
          <w:pPr>
            <w:pStyle w:val="Heading1"/>
            <w:numPr>
              <w:numId w:val="7"/>
            </w:numPr>
            <w:ind w:left="425" w:hanging="425"/>
          </w:pPr>
        </w:pPrChange>
      </w:pPr>
      <w:bookmarkStart w:id="549" w:name="_Ref415836347"/>
      <w:del w:id="550" w:author="lhc1990" w:date="2016-05-19T14:06:00Z">
        <w:r w:rsidDel="00D5233B">
          <w:rPr>
            <w:rFonts w:hint="eastAsia"/>
          </w:rPr>
          <w:delText>試験</w:delText>
        </w:r>
        <w:r w:rsidR="00283531" w:rsidDel="00D5233B">
          <w:rPr>
            <w:rFonts w:hint="eastAsia"/>
          </w:rPr>
          <w:delText>手順</w:delText>
        </w:r>
        <w:bookmarkEnd w:id="549"/>
      </w:del>
    </w:p>
    <w:p w14:paraId="573A3A22" w14:textId="1C7A68C7" w:rsidR="00931BCE" w:rsidDel="00D5233B" w:rsidRDefault="003C68BD">
      <w:pPr>
        <w:keepNext/>
        <w:ind w:firstLineChars="50" w:firstLine="105"/>
        <w:jc w:val="center"/>
        <w:rPr>
          <w:del w:id="551" w:author="lhc1990" w:date="2016-05-19T14:06:00Z"/>
        </w:rPr>
        <w:pPrChange w:id="552" w:author="lhc1990" w:date="2016-05-19T14:06:00Z">
          <w:pPr>
            <w:ind w:firstLineChars="50" w:firstLine="105"/>
          </w:pPr>
        </w:pPrChange>
      </w:pPr>
      <w:del w:id="553" w:author="lhc1990" w:date="2016-05-19T14:06:00Z">
        <w:r w:rsidDel="00D5233B">
          <w:rPr>
            <w:rFonts w:hint="eastAsia"/>
          </w:rPr>
          <w:delText>本章では、</w:delText>
        </w:r>
        <w:r w:rsidR="00C86E51" w:rsidDel="00D5233B">
          <w:fldChar w:fldCharType="begin"/>
        </w:r>
        <w:r w:rsidR="00C86E51" w:rsidDel="00D5233B">
          <w:delInstrText xml:space="preserve"> </w:delInstrText>
        </w:r>
        <w:r w:rsidR="00C86E51" w:rsidDel="00D5233B">
          <w:rPr>
            <w:rFonts w:hint="eastAsia"/>
          </w:rPr>
          <w:delInstrText>REF _Ref415846909 \n \h</w:delInstrText>
        </w:r>
        <w:r w:rsidR="00C86E51" w:rsidDel="00D5233B">
          <w:delInstrText xml:space="preserve"> </w:delInstrText>
        </w:r>
        <w:r w:rsidR="00C86E51" w:rsidDel="00D5233B">
          <w:fldChar w:fldCharType="separate"/>
        </w:r>
        <w:r w:rsidR="00184145" w:rsidDel="00D5233B">
          <w:delText>1.1</w:delText>
        </w:r>
        <w:r w:rsidR="00C86E51" w:rsidDel="00D5233B">
          <w:fldChar w:fldCharType="end"/>
        </w:r>
        <w:r w:rsidR="0031298F" w:rsidDel="00D5233B">
          <w:rPr>
            <w:rFonts w:hint="eastAsia"/>
          </w:rPr>
          <w:delText>節</w:delText>
        </w:r>
        <w:r w:rsidR="00C86E51" w:rsidDel="00D5233B">
          <w:rPr>
            <w:rFonts w:hint="eastAsia"/>
          </w:rPr>
          <w:delText>で記載した</w:delText>
        </w:r>
        <w:r w:rsidDel="00D5233B">
          <w:rPr>
            <w:rFonts w:hint="eastAsia"/>
          </w:rPr>
          <w:delText>試験</w:delText>
        </w:r>
        <w:r w:rsidR="00C86E51" w:rsidDel="00D5233B">
          <w:rPr>
            <w:rFonts w:hint="eastAsia"/>
          </w:rPr>
          <w:delText>の具体的な</w:delText>
        </w:r>
        <w:r w:rsidR="00090373" w:rsidDel="00D5233B">
          <w:rPr>
            <w:rFonts w:hint="eastAsia"/>
          </w:rPr>
          <w:delText>手順</w:delText>
        </w:r>
        <w:r w:rsidDel="00D5233B">
          <w:rPr>
            <w:rFonts w:hint="eastAsia"/>
          </w:rPr>
          <w:delText>を記載します。</w:delText>
        </w:r>
        <w:r w:rsidR="00E8718B" w:rsidDel="00D5233B">
          <w:rPr>
            <w:rFonts w:hint="eastAsia"/>
          </w:rPr>
          <w:delText>なお、</w:delText>
        </w:r>
        <w:r w:rsidR="00FF04BC" w:rsidDel="00D5233B">
          <w:fldChar w:fldCharType="begin"/>
        </w:r>
        <w:r w:rsidR="00FF04BC" w:rsidDel="00D5233B">
          <w:delInstrText xml:space="preserve"> </w:delInstrText>
        </w:r>
        <w:r w:rsidR="00FF04BC" w:rsidDel="00D5233B">
          <w:rPr>
            <w:rFonts w:hint="eastAsia"/>
          </w:rPr>
          <w:delInstrText>REF _Ref415842198 \n \h</w:delInstrText>
        </w:r>
        <w:r w:rsidR="00FF04BC" w:rsidDel="00D5233B">
          <w:delInstrText xml:space="preserve"> </w:delInstrText>
        </w:r>
        <w:r w:rsidR="00FF04BC" w:rsidDel="00D5233B">
          <w:fldChar w:fldCharType="separate"/>
        </w:r>
        <w:r w:rsidR="00184145" w:rsidDel="00D5233B">
          <w:delText>2</w:delText>
        </w:r>
        <w:r w:rsidR="00FF04BC" w:rsidDel="00D5233B">
          <w:fldChar w:fldCharType="end"/>
        </w:r>
        <w:r w:rsidR="00FF04BC" w:rsidDel="00D5233B">
          <w:rPr>
            <w:rFonts w:hint="eastAsia"/>
          </w:rPr>
          <w:delText>章に記載した試験環境の準備は終えていることを前提とします。</w:delText>
        </w:r>
      </w:del>
    </w:p>
    <w:p w14:paraId="324832E0" w14:textId="1F124A8D" w:rsidR="001610FB" w:rsidDel="00D5233B" w:rsidRDefault="001610FB">
      <w:pPr>
        <w:keepNext/>
        <w:jc w:val="center"/>
        <w:rPr>
          <w:del w:id="554" w:author="lhc1990" w:date="2016-05-19T14:06:00Z"/>
        </w:rPr>
        <w:pPrChange w:id="555" w:author="lhc1990" w:date="2016-05-19T14:06:00Z">
          <w:pPr/>
        </w:pPrChange>
      </w:pPr>
    </w:p>
    <w:p w14:paraId="16D48E53" w14:textId="17C54441" w:rsidR="001610FB" w:rsidDel="00D5233B" w:rsidRDefault="001610FB">
      <w:pPr>
        <w:pStyle w:val="Heading2"/>
        <w:numPr>
          <w:ilvl w:val="1"/>
          <w:numId w:val="7"/>
        </w:numPr>
        <w:jc w:val="center"/>
        <w:rPr>
          <w:del w:id="556" w:author="lhc1990" w:date="2016-05-19T14:06:00Z"/>
        </w:rPr>
        <w:pPrChange w:id="557" w:author="lhc1990" w:date="2016-05-19T14:06:00Z">
          <w:pPr>
            <w:pStyle w:val="Heading2"/>
            <w:numPr>
              <w:ilvl w:val="1"/>
              <w:numId w:val="7"/>
            </w:numPr>
            <w:ind w:left="567" w:hanging="567"/>
          </w:pPr>
        </w:pPrChange>
      </w:pPr>
      <w:del w:id="558" w:author="lhc1990" w:date="2016-05-19T14:06:00Z">
        <w:r w:rsidDel="00D5233B">
          <w:rPr>
            <w:rFonts w:hint="eastAsia"/>
          </w:rPr>
          <w:delText>共通の手順</w:delText>
        </w:r>
      </w:del>
    </w:p>
    <w:p w14:paraId="72A8F6C7" w14:textId="6E6F3E0B" w:rsidR="001D7D08" w:rsidDel="00D5233B" w:rsidRDefault="004D4368">
      <w:pPr>
        <w:keepNext/>
        <w:ind w:firstLineChars="50" w:firstLine="105"/>
        <w:jc w:val="center"/>
        <w:rPr>
          <w:del w:id="559" w:author="lhc1990" w:date="2016-05-19T14:06:00Z"/>
        </w:rPr>
        <w:pPrChange w:id="560" w:author="lhc1990" w:date="2016-05-19T14:06:00Z">
          <w:pPr>
            <w:ind w:firstLineChars="50" w:firstLine="105"/>
          </w:pPr>
        </w:pPrChange>
      </w:pPr>
      <w:del w:id="561" w:author="lhc1990" w:date="2016-05-19T14:06:00Z">
        <w:r w:rsidDel="00D5233B">
          <w:rPr>
            <w:rFonts w:hint="eastAsia"/>
          </w:rPr>
          <w:delText>本節</w:delText>
        </w:r>
        <w:r w:rsidR="0005470C" w:rsidDel="00D5233B">
          <w:rPr>
            <w:rFonts w:hint="eastAsia"/>
          </w:rPr>
          <w:delText>では、試験アプリケーションの</w:delText>
        </w:r>
        <w:r w:rsidR="0005470C" w:rsidDel="00D5233B">
          <w:rPr>
            <w:rFonts w:hint="eastAsia"/>
          </w:rPr>
          <w:delText>2</w:delText>
        </w:r>
        <w:r w:rsidR="0005470C" w:rsidDel="00D5233B">
          <w:rPr>
            <w:rFonts w:hint="eastAsia"/>
          </w:rPr>
          <w:delText>種類の実行方法を記載します。</w:delText>
        </w:r>
        <w:r w:rsidR="001D7D08" w:rsidDel="00D5233B">
          <w:rPr>
            <w:rFonts w:hint="eastAsia"/>
          </w:rPr>
          <w:delText>一つは</w:delText>
        </w:r>
        <w:r w:rsidR="001D7D08" w:rsidDel="00D5233B">
          <w:rPr>
            <w:rFonts w:hint="eastAsia"/>
          </w:rPr>
          <w:delText>Android J</w:delText>
        </w:r>
        <w:r w:rsidR="00D0328B" w:rsidDel="00D5233B">
          <w:rPr>
            <w:rFonts w:hint="eastAsia"/>
          </w:rPr>
          <w:delText>U</w:delText>
        </w:r>
        <w:r w:rsidR="001D7D08" w:rsidDel="00D5233B">
          <w:rPr>
            <w:rFonts w:hint="eastAsia"/>
          </w:rPr>
          <w:delText>nit</w:delText>
        </w:r>
        <w:r w:rsidR="00D0328B" w:rsidDel="00D5233B">
          <w:delText xml:space="preserve"> </w:delText>
        </w:r>
        <w:r w:rsidR="00D0328B" w:rsidDel="00D5233B">
          <w:rPr>
            <w:rFonts w:hint="eastAsia"/>
          </w:rPr>
          <w:delText>Test</w:delText>
        </w:r>
        <w:r w:rsidR="001D7D08" w:rsidDel="00D5233B">
          <w:rPr>
            <w:rFonts w:hint="eastAsia"/>
          </w:rPr>
          <w:delText>の実行方法で、もう一つは</w:delText>
        </w:r>
        <w:r w:rsidR="001D7D08" w:rsidDel="00D5233B">
          <w:rPr>
            <w:rFonts w:hint="eastAsia"/>
          </w:rPr>
          <w:delText>Android Application</w:delText>
        </w:r>
        <w:r w:rsidR="001D7D08" w:rsidDel="00D5233B">
          <w:rPr>
            <w:rFonts w:hint="eastAsia"/>
          </w:rPr>
          <w:delText>の実行方法</w:delText>
        </w:r>
        <w:r w:rsidR="00F85476" w:rsidDel="00D5233B">
          <w:rPr>
            <w:rFonts w:hint="eastAsia"/>
          </w:rPr>
          <w:delText>になります</w:delText>
        </w:r>
        <w:r w:rsidR="001D7D08" w:rsidDel="00D5233B">
          <w:rPr>
            <w:rFonts w:hint="eastAsia"/>
          </w:rPr>
          <w:delText>。</w:delText>
        </w:r>
      </w:del>
    </w:p>
    <w:p w14:paraId="1EA30E26" w14:textId="1CE277D9" w:rsidR="004D4368" w:rsidDel="00D5233B" w:rsidRDefault="00F85476">
      <w:pPr>
        <w:keepNext/>
        <w:jc w:val="center"/>
        <w:rPr>
          <w:del w:id="562" w:author="lhc1990" w:date="2016-05-19T14:06:00Z"/>
        </w:rPr>
        <w:pPrChange w:id="563" w:author="lhc1990" w:date="2016-05-19T14:06:00Z">
          <w:pPr/>
        </w:pPrChange>
      </w:pPr>
      <w:del w:id="564" w:author="lhc1990" w:date="2016-05-19T14:06:00Z">
        <w:r w:rsidDel="00D5233B">
          <w:rPr>
            <w:rFonts w:hint="eastAsia"/>
          </w:rPr>
          <w:delText>単体試験（機能試験</w:delText>
        </w:r>
        <w:r w:rsidR="004D4368" w:rsidDel="00D5233B">
          <w:rPr>
            <w:rFonts w:hint="eastAsia"/>
          </w:rPr>
          <w:delText>、メモリリーク試験、性能試験、マルチスレッド試験</w:delText>
        </w:r>
        <w:r w:rsidDel="00D5233B">
          <w:rPr>
            <w:rFonts w:hint="eastAsia"/>
          </w:rPr>
          <w:delText>）</w:delText>
        </w:r>
        <w:r w:rsidR="007B2C5E" w:rsidDel="00D5233B">
          <w:rPr>
            <w:rFonts w:hint="eastAsia"/>
          </w:rPr>
          <w:delText>を実施する方法は、</w:delText>
        </w:r>
        <w:r w:rsidR="00C37008" w:rsidDel="00D5233B">
          <w:rPr>
            <w:rFonts w:hint="eastAsia"/>
          </w:rPr>
          <w:delText>一部を除き</w:delText>
        </w:r>
        <w:r w:rsidR="004D4368" w:rsidDel="00D5233B">
          <w:rPr>
            <w:rFonts w:hint="eastAsia"/>
          </w:rPr>
          <w:delText>Android J</w:delText>
        </w:r>
        <w:r w:rsidR="00D0328B" w:rsidDel="00D5233B">
          <w:delText>u</w:delText>
        </w:r>
        <w:r w:rsidR="004D4368" w:rsidDel="00D5233B">
          <w:rPr>
            <w:rFonts w:hint="eastAsia"/>
          </w:rPr>
          <w:delText>nit</w:delText>
        </w:r>
        <w:r w:rsidR="00D0328B" w:rsidDel="00D5233B">
          <w:delText xml:space="preserve"> Test</w:delText>
        </w:r>
        <w:r w:rsidR="004D4368" w:rsidDel="00D5233B">
          <w:rPr>
            <w:rFonts w:hint="eastAsia"/>
          </w:rPr>
          <w:delText>の実行方法になります。</w:delText>
        </w:r>
        <w:r w:rsidR="004D4368" w:rsidDel="00D5233B">
          <w:fldChar w:fldCharType="begin"/>
        </w:r>
        <w:r w:rsidR="004D4368" w:rsidDel="00D5233B">
          <w:delInstrText xml:space="preserve"> </w:delInstrText>
        </w:r>
        <w:r w:rsidR="004D4368" w:rsidDel="00D5233B">
          <w:rPr>
            <w:rFonts w:hint="eastAsia"/>
          </w:rPr>
          <w:delInstrText>REF _Ref416856274 \n \h</w:delInstrText>
        </w:r>
        <w:r w:rsidR="004D4368" w:rsidDel="00D5233B">
          <w:delInstrText xml:space="preserve"> </w:delInstrText>
        </w:r>
        <w:r w:rsidR="004D4368" w:rsidDel="00D5233B">
          <w:fldChar w:fldCharType="separate"/>
        </w:r>
        <w:r w:rsidR="00184145" w:rsidDel="00D5233B">
          <w:delText>3.1.1</w:delText>
        </w:r>
        <w:r w:rsidR="004D4368" w:rsidDel="00D5233B">
          <w:fldChar w:fldCharType="end"/>
        </w:r>
        <w:r w:rsidR="004D4368" w:rsidDel="00D5233B">
          <w:rPr>
            <w:rFonts w:hint="eastAsia"/>
          </w:rPr>
          <w:delText>項をご参照</w:delText>
        </w:r>
        <w:r w:rsidR="00E726CE" w:rsidDel="00D5233B">
          <w:rPr>
            <w:rFonts w:hint="eastAsia"/>
          </w:rPr>
          <w:delText>下さい</w:delText>
        </w:r>
        <w:r w:rsidR="004D4368" w:rsidDel="00D5233B">
          <w:rPr>
            <w:rFonts w:hint="eastAsia"/>
          </w:rPr>
          <w:delText>。</w:delText>
        </w:r>
      </w:del>
    </w:p>
    <w:p w14:paraId="55FD1E88" w14:textId="01C742CF" w:rsidR="00F85476" w:rsidDel="00D5233B" w:rsidRDefault="004D4368">
      <w:pPr>
        <w:keepNext/>
        <w:jc w:val="center"/>
        <w:rPr>
          <w:del w:id="565" w:author="lhc1990" w:date="2016-05-19T14:06:00Z"/>
        </w:rPr>
        <w:pPrChange w:id="566" w:author="lhc1990" w:date="2016-05-19T14:06:00Z">
          <w:pPr/>
        </w:pPrChange>
      </w:pPr>
      <w:del w:id="567" w:author="lhc1990" w:date="2016-05-19T14:06:00Z">
        <w:r w:rsidDel="00D5233B">
          <w:rPr>
            <w:rFonts w:hint="eastAsia"/>
          </w:rPr>
          <w:delText>結合試験と移行試験</w:delText>
        </w:r>
        <w:r w:rsidR="006E6B73" w:rsidDel="00D5233B">
          <w:rPr>
            <w:rFonts w:hint="eastAsia"/>
          </w:rPr>
          <w:delText>を実施する方法</w:delText>
        </w:r>
        <w:r w:rsidDel="00D5233B">
          <w:rPr>
            <w:rFonts w:hint="eastAsia"/>
          </w:rPr>
          <w:delText>は、</w:delText>
        </w:r>
        <w:r w:rsidDel="00D5233B">
          <w:rPr>
            <w:rFonts w:hint="eastAsia"/>
          </w:rPr>
          <w:delText>Android Application</w:delText>
        </w:r>
        <w:r w:rsidDel="00D5233B">
          <w:rPr>
            <w:rFonts w:hint="eastAsia"/>
          </w:rPr>
          <w:delText>の実行方法になります。</w:delText>
        </w:r>
        <w:r w:rsidDel="00D5233B">
          <w:fldChar w:fldCharType="begin"/>
        </w:r>
        <w:r w:rsidDel="00D5233B">
          <w:delInstrText xml:space="preserve"> </w:delInstrText>
        </w:r>
        <w:r w:rsidDel="00D5233B">
          <w:rPr>
            <w:rFonts w:hint="eastAsia"/>
          </w:rPr>
          <w:delInstrText>REF _Ref416856279 \n \h</w:delInstrText>
        </w:r>
        <w:r w:rsidDel="00D5233B">
          <w:delInstrText xml:space="preserve"> </w:delInstrText>
        </w:r>
        <w:r w:rsidDel="00D5233B">
          <w:fldChar w:fldCharType="separate"/>
        </w:r>
        <w:r w:rsidR="00184145" w:rsidDel="00D5233B">
          <w:delText>3.1.2</w:delText>
        </w:r>
        <w:r w:rsidDel="00D5233B">
          <w:fldChar w:fldCharType="end"/>
        </w:r>
        <w:r w:rsidDel="00D5233B">
          <w:rPr>
            <w:rFonts w:hint="eastAsia"/>
          </w:rPr>
          <w:delText>項をご参照</w:delText>
        </w:r>
        <w:r w:rsidR="00E726CE" w:rsidDel="00D5233B">
          <w:rPr>
            <w:rFonts w:hint="eastAsia"/>
          </w:rPr>
          <w:delText>下さい</w:delText>
        </w:r>
        <w:r w:rsidDel="00D5233B">
          <w:rPr>
            <w:rFonts w:hint="eastAsia"/>
          </w:rPr>
          <w:delText>。</w:delText>
        </w:r>
      </w:del>
    </w:p>
    <w:p w14:paraId="4B35DCE0" w14:textId="545AA137" w:rsidR="001D7D08" w:rsidDel="00D5233B" w:rsidRDefault="001D7D08">
      <w:pPr>
        <w:keepNext/>
        <w:jc w:val="center"/>
        <w:rPr>
          <w:del w:id="568" w:author="lhc1990" w:date="2016-05-19T14:06:00Z"/>
        </w:rPr>
        <w:pPrChange w:id="569" w:author="lhc1990" w:date="2016-05-19T14:06:00Z">
          <w:pPr/>
        </w:pPrChange>
      </w:pPr>
    </w:p>
    <w:p w14:paraId="551908C1" w14:textId="36BB6D6F" w:rsidR="004D4368" w:rsidDel="00D5233B" w:rsidRDefault="004D4368">
      <w:pPr>
        <w:pStyle w:val="Heading3"/>
        <w:numPr>
          <w:ilvl w:val="2"/>
          <w:numId w:val="7"/>
        </w:numPr>
        <w:ind w:leftChars="0"/>
        <w:jc w:val="center"/>
        <w:rPr>
          <w:del w:id="570" w:author="lhc1990" w:date="2016-05-19T14:06:00Z"/>
        </w:rPr>
        <w:pPrChange w:id="571" w:author="lhc1990" w:date="2016-05-19T14:06:00Z">
          <w:pPr>
            <w:pStyle w:val="Heading3"/>
            <w:numPr>
              <w:ilvl w:val="2"/>
              <w:numId w:val="7"/>
            </w:numPr>
            <w:ind w:leftChars="0" w:left="709" w:hanging="709"/>
          </w:pPr>
        </w:pPrChange>
      </w:pPr>
      <w:bookmarkStart w:id="572" w:name="_Ref416856274"/>
      <w:del w:id="573" w:author="lhc1990" w:date="2016-05-19T14:06:00Z">
        <w:r w:rsidDel="00D5233B">
          <w:rPr>
            <w:rFonts w:hint="eastAsia"/>
          </w:rPr>
          <w:delText>Android J</w:delText>
        </w:r>
        <w:r w:rsidR="00D0328B" w:rsidDel="00D5233B">
          <w:delText>U</w:delText>
        </w:r>
        <w:r w:rsidDel="00D5233B">
          <w:rPr>
            <w:rFonts w:hint="eastAsia"/>
          </w:rPr>
          <w:delText>nit</w:delText>
        </w:r>
        <w:r w:rsidR="00D0328B" w:rsidDel="00D5233B">
          <w:delText xml:space="preserve"> Test</w:delText>
        </w:r>
        <w:r w:rsidDel="00D5233B">
          <w:rPr>
            <w:rFonts w:hint="eastAsia"/>
          </w:rPr>
          <w:delText>の実行方法</w:delText>
        </w:r>
        <w:bookmarkEnd w:id="572"/>
      </w:del>
    </w:p>
    <w:p w14:paraId="56F59B51" w14:textId="50BAFD20" w:rsidR="0005470C" w:rsidDel="00D5233B" w:rsidRDefault="00E10E06">
      <w:pPr>
        <w:keepNext/>
        <w:ind w:firstLineChars="50" w:firstLine="105"/>
        <w:jc w:val="center"/>
        <w:rPr>
          <w:del w:id="574" w:author="lhc1990" w:date="2016-05-19T14:06:00Z"/>
        </w:rPr>
        <w:pPrChange w:id="575" w:author="lhc1990" w:date="2016-05-19T14:06:00Z">
          <w:pPr>
            <w:ind w:firstLineChars="50" w:firstLine="105"/>
          </w:pPr>
        </w:pPrChange>
      </w:pPr>
      <w:del w:id="576" w:author="lhc1990" w:date="2016-05-19T14:06:00Z">
        <w:r w:rsidDel="00D5233B">
          <w:rPr>
            <w:rFonts w:hint="eastAsia"/>
          </w:rPr>
          <w:delText>Eclipse</w:delText>
        </w:r>
        <w:r w:rsidDel="00D5233B">
          <w:rPr>
            <w:rFonts w:hint="eastAsia"/>
          </w:rPr>
          <w:delText>の</w:delText>
        </w:r>
        <w:r w:rsidDel="00D5233B">
          <w:rPr>
            <w:rFonts w:hint="eastAsia"/>
          </w:rPr>
          <w:delText>Package Explorer</w:delText>
        </w:r>
        <w:r w:rsidDel="00D5233B">
          <w:rPr>
            <w:rFonts w:hint="eastAsia"/>
          </w:rPr>
          <w:delText>（または</w:delText>
        </w:r>
        <w:r w:rsidDel="00D5233B">
          <w:rPr>
            <w:rFonts w:hint="eastAsia"/>
          </w:rPr>
          <w:delText>Navigator</w:delText>
        </w:r>
        <w:r w:rsidDel="00D5233B">
          <w:rPr>
            <w:rFonts w:hint="eastAsia"/>
          </w:rPr>
          <w:delText>や、</w:delText>
        </w:r>
        <w:r w:rsidDel="00D5233B">
          <w:rPr>
            <w:rFonts w:hint="eastAsia"/>
          </w:rPr>
          <w:delText>Project Explorer</w:delText>
        </w:r>
        <w:r w:rsidDel="00D5233B">
          <w:rPr>
            <w:rFonts w:hint="eastAsia"/>
          </w:rPr>
          <w:delText>）</w:delText>
        </w:r>
        <w:r w:rsidR="006E6B73" w:rsidDel="00D5233B">
          <w:rPr>
            <w:rFonts w:hint="eastAsia"/>
          </w:rPr>
          <w:delText>ビュー</w:delText>
        </w:r>
        <w:r w:rsidDel="00D5233B">
          <w:rPr>
            <w:rFonts w:hint="eastAsia"/>
          </w:rPr>
          <w:delText>で、</w:delText>
        </w:r>
        <w:r w:rsidDel="00D5233B">
          <w:rPr>
            <w:rFonts w:hint="eastAsia"/>
          </w:rPr>
          <w:delText>Android JUnit</w:delText>
        </w:r>
        <w:r w:rsidDel="00D5233B">
          <w:rPr>
            <w:rFonts w:hint="eastAsia"/>
          </w:rPr>
          <w:delText>クラス</w:delText>
        </w:r>
        <w:r w:rsidR="00F73286" w:rsidDel="00D5233B">
          <w:rPr>
            <w:rFonts w:hint="eastAsia"/>
          </w:rPr>
          <w:delText>やテストスイート</w:delText>
        </w:r>
        <w:r w:rsidDel="00D5233B">
          <w:rPr>
            <w:rFonts w:hint="eastAsia"/>
          </w:rPr>
          <w:delText>のファイルを右クリックします。</w:delText>
        </w:r>
        <w:r w:rsidR="00C2421E" w:rsidDel="00D5233B">
          <w:rPr>
            <w:rFonts w:hint="eastAsia"/>
          </w:rPr>
          <w:delText>「</w:delText>
        </w:r>
        <w:r w:rsidR="00C2421E" w:rsidDel="00D5233B">
          <w:rPr>
            <w:rFonts w:hint="eastAsia"/>
          </w:rPr>
          <w:delText>Run as</w:delText>
        </w:r>
        <w:r w:rsidR="00C2421E" w:rsidDel="00D5233B">
          <w:rPr>
            <w:rFonts w:hint="eastAsia"/>
          </w:rPr>
          <w:delText>」→「</w:delText>
        </w:r>
        <w:r w:rsidR="00C2421E" w:rsidDel="00D5233B">
          <w:rPr>
            <w:rFonts w:hint="eastAsia"/>
          </w:rPr>
          <w:delText>Android JUnit Test</w:delText>
        </w:r>
        <w:r w:rsidR="00C2421E" w:rsidDel="00D5233B">
          <w:rPr>
            <w:rFonts w:hint="eastAsia"/>
          </w:rPr>
          <w:delText>」をクリックします</w:delText>
        </w:r>
        <w:r w:rsidR="00772739" w:rsidDel="00D5233B">
          <w:rPr>
            <w:rFonts w:hint="eastAsia"/>
          </w:rPr>
          <w:delText>（</w:delText>
        </w:r>
        <w:r w:rsidR="00772739" w:rsidDel="00D5233B">
          <w:fldChar w:fldCharType="begin"/>
        </w:r>
        <w:r w:rsidR="00772739" w:rsidDel="00D5233B">
          <w:delInstrText xml:space="preserve"> </w:delInstrText>
        </w:r>
        <w:r w:rsidR="00772739" w:rsidDel="00D5233B">
          <w:rPr>
            <w:rFonts w:hint="eastAsia"/>
          </w:rPr>
          <w:delInstrText>REF _Ref416960127 \h</w:delInstrText>
        </w:r>
        <w:r w:rsidR="00772739" w:rsidDel="00D5233B">
          <w:delInstrText xml:space="preserve"> </w:delInstrText>
        </w:r>
        <w:r w:rsidR="00772739"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w:delText>
        </w:r>
        <w:r w:rsidR="00772739" w:rsidDel="00D5233B">
          <w:fldChar w:fldCharType="end"/>
        </w:r>
        <w:r w:rsidR="00772739" w:rsidDel="00D5233B">
          <w:rPr>
            <w:rFonts w:hint="eastAsia"/>
          </w:rPr>
          <w:delText>参照）</w:delText>
        </w:r>
        <w:r w:rsidR="00C2421E" w:rsidDel="00D5233B">
          <w:rPr>
            <w:rFonts w:hint="eastAsia"/>
          </w:rPr>
          <w:delText>。</w:delText>
        </w:r>
      </w:del>
    </w:p>
    <w:p w14:paraId="3980EB5A" w14:textId="308D9176" w:rsidR="00656D60" w:rsidDel="00D5233B" w:rsidRDefault="00656D60">
      <w:pPr>
        <w:keepNext/>
        <w:jc w:val="center"/>
        <w:rPr>
          <w:del w:id="577" w:author="lhc1990" w:date="2016-05-19T14:06:00Z"/>
        </w:rPr>
        <w:pPrChange w:id="578" w:author="lhc1990" w:date="2016-05-19T14:06:00Z">
          <w:pPr/>
        </w:pPrChange>
      </w:pPr>
    </w:p>
    <w:p w14:paraId="0BDA37A7" w14:textId="4FF0CEEF" w:rsidR="00772739" w:rsidDel="00D5233B" w:rsidRDefault="00772739">
      <w:pPr>
        <w:keepNext/>
        <w:jc w:val="center"/>
        <w:rPr>
          <w:del w:id="579" w:author="lhc1990" w:date="2016-05-19T14:06:00Z"/>
        </w:rPr>
      </w:pPr>
      <w:del w:id="580" w:author="lhc1990" w:date="2016-05-19T14:06:00Z">
        <w:r w:rsidDel="00D5233B">
          <w:rPr>
            <w:noProof/>
          </w:rPr>
          <w:drawing>
            <wp:inline distT="0" distB="0" distL="0" distR="0" wp14:anchorId="516ABA88" wp14:editId="3FA30B4B">
              <wp:extent cx="5400040" cy="4970780"/>
              <wp:effectExtent l="0" t="0" r="0" b="127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UsAndroidJUnitTest.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4970780"/>
                      </a:xfrm>
                      <a:prstGeom prst="rect">
                        <a:avLst/>
                      </a:prstGeom>
                    </pic:spPr>
                  </pic:pic>
                </a:graphicData>
              </a:graphic>
            </wp:inline>
          </w:drawing>
        </w:r>
      </w:del>
    </w:p>
    <w:p w14:paraId="0D380ED4" w14:textId="664908AD" w:rsidR="00772739" w:rsidDel="00D5233B" w:rsidRDefault="00772739">
      <w:pPr>
        <w:pStyle w:val="Caption"/>
        <w:keepNext/>
        <w:jc w:val="center"/>
        <w:rPr>
          <w:del w:id="581" w:author="lhc1990" w:date="2016-05-19T14:06:00Z"/>
        </w:rPr>
        <w:pPrChange w:id="582" w:author="lhc1990" w:date="2016-05-19T14:06:00Z">
          <w:pPr>
            <w:pStyle w:val="Caption"/>
            <w:jc w:val="center"/>
          </w:pPr>
        </w:pPrChange>
      </w:pPr>
      <w:bookmarkStart w:id="583" w:name="_Ref416960127"/>
      <w:del w:id="584"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3</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1</w:delText>
        </w:r>
        <w:r w:rsidR="00184145" w:rsidDel="00D5233B">
          <w:rPr>
            <w:b w:val="0"/>
            <w:bCs w:val="0"/>
          </w:rPr>
          <w:fldChar w:fldCharType="end"/>
        </w:r>
        <w:bookmarkEnd w:id="583"/>
        <w:r w:rsidDel="00D5233B">
          <w:rPr>
            <w:rFonts w:hint="eastAsia"/>
          </w:rPr>
          <w:delText xml:space="preserve"> Android JUnit</w:delText>
        </w:r>
        <w:r w:rsidDel="00D5233B">
          <w:rPr>
            <w:rFonts w:hint="eastAsia"/>
          </w:rPr>
          <w:delText>の実行</w:delText>
        </w:r>
      </w:del>
    </w:p>
    <w:p w14:paraId="3A9D8AF8" w14:textId="1ADEB1E9" w:rsidR="00772739" w:rsidRPr="00F73286" w:rsidDel="00D5233B" w:rsidRDefault="00772739">
      <w:pPr>
        <w:keepNext/>
        <w:jc w:val="center"/>
        <w:rPr>
          <w:del w:id="585" w:author="lhc1990" w:date="2016-05-19T14:06:00Z"/>
        </w:rPr>
        <w:pPrChange w:id="586" w:author="lhc1990" w:date="2016-05-19T14:06:00Z">
          <w:pPr/>
        </w:pPrChange>
      </w:pPr>
    </w:p>
    <w:p w14:paraId="21D1BDEE" w14:textId="6C5C020C" w:rsidR="00656D60" w:rsidDel="00D5233B" w:rsidRDefault="00656D60">
      <w:pPr>
        <w:keepNext/>
        <w:jc w:val="center"/>
        <w:rPr>
          <w:del w:id="587" w:author="lhc1990" w:date="2016-05-19T14:06:00Z"/>
        </w:rPr>
        <w:pPrChange w:id="588" w:author="lhc1990" w:date="2016-05-19T14:06:00Z">
          <w:pPr/>
        </w:pPrChange>
      </w:pPr>
    </w:p>
    <w:p w14:paraId="1A5419FE" w14:textId="736DE940" w:rsidR="004D4368" w:rsidDel="00D5233B" w:rsidRDefault="004D4368">
      <w:pPr>
        <w:pStyle w:val="Heading3"/>
        <w:numPr>
          <w:ilvl w:val="2"/>
          <w:numId w:val="7"/>
        </w:numPr>
        <w:ind w:leftChars="0"/>
        <w:jc w:val="center"/>
        <w:rPr>
          <w:del w:id="589" w:author="lhc1990" w:date="2016-05-19T14:06:00Z"/>
        </w:rPr>
        <w:pPrChange w:id="590" w:author="lhc1990" w:date="2016-05-19T14:06:00Z">
          <w:pPr>
            <w:pStyle w:val="Heading3"/>
            <w:numPr>
              <w:ilvl w:val="2"/>
              <w:numId w:val="7"/>
            </w:numPr>
            <w:ind w:leftChars="0" w:left="709" w:hanging="709"/>
          </w:pPr>
        </w:pPrChange>
      </w:pPr>
      <w:bookmarkStart w:id="591" w:name="_Ref416856279"/>
      <w:del w:id="592" w:author="lhc1990" w:date="2016-05-19T14:06:00Z">
        <w:r w:rsidDel="00D5233B">
          <w:rPr>
            <w:rFonts w:hint="eastAsia"/>
          </w:rPr>
          <w:delText>Android Application</w:delText>
        </w:r>
        <w:r w:rsidDel="00D5233B">
          <w:rPr>
            <w:rFonts w:hint="eastAsia"/>
          </w:rPr>
          <w:delText>の実行方法</w:delText>
        </w:r>
        <w:bookmarkEnd w:id="591"/>
      </w:del>
    </w:p>
    <w:p w14:paraId="6FD51FB0" w14:textId="45C25AC0" w:rsidR="003C68BD" w:rsidDel="00D5233B" w:rsidRDefault="00F73286">
      <w:pPr>
        <w:keepNext/>
        <w:ind w:firstLineChars="50" w:firstLine="105"/>
        <w:jc w:val="center"/>
        <w:rPr>
          <w:del w:id="593" w:author="lhc1990" w:date="2016-05-19T14:06:00Z"/>
        </w:rPr>
        <w:pPrChange w:id="594" w:author="lhc1990" w:date="2016-05-19T14:06:00Z">
          <w:pPr>
            <w:ind w:firstLineChars="50" w:firstLine="105"/>
          </w:pPr>
        </w:pPrChange>
      </w:pPr>
      <w:del w:id="595" w:author="lhc1990" w:date="2016-05-19T14:06:00Z">
        <w:r w:rsidDel="00D5233B">
          <w:rPr>
            <w:rFonts w:hint="eastAsia"/>
          </w:rPr>
          <w:delText>Eclipse</w:delText>
        </w:r>
        <w:r w:rsidDel="00D5233B">
          <w:rPr>
            <w:rFonts w:hint="eastAsia"/>
          </w:rPr>
          <w:delText>の</w:delText>
        </w:r>
        <w:r w:rsidDel="00D5233B">
          <w:rPr>
            <w:rFonts w:hint="eastAsia"/>
          </w:rPr>
          <w:delText>Package Explorer</w:delText>
        </w:r>
        <w:r w:rsidDel="00D5233B">
          <w:rPr>
            <w:rFonts w:hint="eastAsia"/>
          </w:rPr>
          <w:delText>（または</w:delText>
        </w:r>
        <w:r w:rsidDel="00D5233B">
          <w:rPr>
            <w:rFonts w:hint="eastAsia"/>
          </w:rPr>
          <w:delText>Navigator</w:delText>
        </w:r>
        <w:r w:rsidDel="00D5233B">
          <w:rPr>
            <w:rFonts w:hint="eastAsia"/>
          </w:rPr>
          <w:delText>や、</w:delText>
        </w:r>
        <w:r w:rsidDel="00D5233B">
          <w:rPr>
            <w:rFonts w:hint="eastAsia"/>
          </w:rPr>
          <w:delText>Project Explorer</w:delText>
        </w:r>
        <w:r w:rsidDel="00D5233B">
          <w:rPr>
            <w:rFonts w:hint="eastAsia"/>
          </w:rPr>
          <w:delText>）ビューで、</w:delText>
        </w:r>
        <w:r w:rsidDel="00D5233B">
          <w:rPr>
            <w:rFonts w:hint="eastAsia"/>
          </w:rPr>
          <w:delText>Eclipse</w:delText>
        </w:r>
        <w:r w:rsidDel="00D5233B">
          <w:rPr>
            <w:rFonts w:hint="eastAsia"/>
          </w:rPr>
          <w:delText>プロジェクトを右クリックします。</w:delText>
        </w:r>
        <w:r w:rsidR="00C2421E" w:rsidDel="00D5233B">
          <w:rPr>
            <w:rFonts w:hint="eastAsia"/>
          </w:rPr>
          <w:delText>「</w:delText>
        </w:r>
        <w:r w:rsidR="00C2421E" w:rsidDel="00D5233B">
          <w:rPr>
            <w:rFonts w:hint="eastAsia"/>
          </w:rPr>
          <w:delText>Run as</w:delText>
        </w:r>
        <w:r w:rsidR="00C2421E" w:rsidDel="00D5233B">
          <w:rPr>
            <w:rFonts w:hint="eastAsia"/>
          </w:rPr>
          <w:delText>」→「</w:delText>
        </w:r>
        <w:r w:rsidR="00C2421E" w:rsidDel="00D5233B">
          <w:rPr>
            <w:rFonts w:hint="eastAsia"/>
          </w:rPr>
          <w:delText>Android Application</w:delText>
        </w:r>
        <w:r w:rsidR="00C2421E" w:rsidDel="00D5233B">
          <w:rPr>
            <w:rFonts w:hint="eastAsia"/>
          </w:rPr>
          <w:delText>」をクリックします</w:delText>
        </w:r>
        <w:r w:rsidR="00456221" w:rsidDel="00D5233B">
          <w:rPr>
            <w:rFonts w:hint="eastAsia"/>
          </w:rPr>
          <w:delText>（</w:delText>
        </w:r>
        <w:r w:rsidR="00456221" w:rsidDel="00D5233B">
          <w:fldChar w:fldCharType="begin"/>
        </w:r>
        <w:r w:rsidR="00456221" w:rsidDel="00D5233B">
          <w:delInstrText xml:space="preserve"> </w:delInstrText>
        </w:r>
        <w:r w:rsidR="00456221" w:rsidDel="00D5233B">
          <w:rPr>
            <w:rFonts w:hint="eastAsia"/>
          </w:rPr>
          <w:delInstrText>REF _Ref416959652 \h</w:delInstrText>
        </w:r>
        <w:r w:rsidR="00456221" w:rsidDel="00D5233B">
          <w:delInstrText xml:space="preserve"> </w:delInstrText>
        </w:r>
        <w:r w:rsidR="00456221"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2</w:delText>
        </w:r>
        <w:r w:rsidR="00456221" w:rsidDel="00D5233B">
          <w:fldChar w:fldCharType="end"/>
        </w:r>
        <w:r w:rsidR="00456221" w:rsidDel="00D5233B">
          <w:rPr>
            <w:rFonts w:hint="eastAsia"/>
          </w:rPr>
          <w:delText>参照）</w:delText>
        </w:r>
        <w:r w:rsidR="00C2421E" w:rsidDel="00D5233B">
          <w:rPr>
            <w:rFonts w:hint="eastAsia"/>
          </w:rPr>
          <w:delText>。</w:delText>
        </w:r>
      </w:del>
    </w:p>
    <w:p w14:paraId="436BEEB2" w14:textId="0DEFAAA7" w:rsidR="00456221" w:rsidDel="00D5233B" w:rsidRDefault="00456221">
      <w:pPr>
        <w:keepNext/>
        <w:jc w:val="center"/>
        <w:rPr>
          <w:del w:id="596" w:author="lhc1990" w:date="2016-05-19T14:06:00Z"/>
        </w:rPr>
      </w:pPr>
      <w:del w:id="597" w:author="lhc1990" w:date="2016-05-19T14:06:00Z">
        <w:r w:rsidDel="00D5233B">
          <w:rPr>
            <w:noProof/>
          </w:rPr>
          <w:drawing>
            <wp:inline distT="0" distB="0" distL="0" distR="0" wp14:anchorId="3D6CD6DC" wp14:editId="295FD3AC">
              <wp:extent cx="5400040" cy="4606925"/>
              <wp:effectExtent l="0" t="0" r="0" b="317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UsAndroidApplication.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4606925"/>
                      </a:xfrm>
                      <a:prstGeom prst="rect">
                        <a:avLst/>
                      </a:prstGeom>
                    </pic:spPr>
                  </pic:pic>
                </a:graphicData>
              </a:graphic>
            </wp:inline>
          </w:drawing>
        </w:r>
      </w:del>
    </w:p>
    <w:p w14:paraId="7967AD8A" w14:textId="0715BEDB" w:rsidR="00F73286" w:rsidDel="00D5233B" w:rsidRDefault="00456221">
      <w:pPr>
        <w:pStyle w:val="Caption"/>
        <w:keepNext/>
        <w:jc w:val="center"/>
        <w:rPr>
          <w:del w:id="598" w:author="lhc1990" w:date="2016-05-19T14:06:00Z"/>
        </w:rPr>
        <w:pPrChange w:id="599" w:author="lhc1990" w:date="2016-05-19T14:06:00Z">
          <w:pPr>
            <w:pStyle w:val="Caption"/>
            <w:jc w:val="center"/>
          </w:pPr>
        </w:pPrChange>
      </w:pPr>
      <w:bookmarkStart w:id="600" w:name="_Ref416959652"/>
      <w:del w:id="601"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3</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2</w:delText>
        </w:r>
        <w:r w:rsidR="00184145" w:rsidDel="00D5233B">
          <w:rPr>
            <w:b w:val="0"/>
            <w:bCs w:val="0"/>
          </w:rPr>
          <w:fldChar w:fldCharType="end"/>
        </w:r>
        <w:bookmarkEnd w:id="600"/>
        <w:r w:rsidDel="00D5233B">
          <w:rPr>
            <w:rFonts w:hint="eastAsia"/>
          </w:rPr>
          <w:delText xml:space="preserve"> Android Application</w:delText>
        </w:r>
        <w:r w:rsidDel="00D5233B">
          <w:rPr>
            <w:rFonts w:hint="eastAsia"/>
          </w:rPr>
          <w:delText>の実行</w:delText>
        </w:r>
      </w:del>
    </w:p>
    <w:p w14:paraId="01D67721" w14:textId="68479513" w:rsidR="004D4368" w:rsidDel="00D5233B" w:rsidRDefault="004D4368">
      <w:pPr>
        <w:keepNext/>
        <w:jc w:val="center"/>
        <w:rPr>
          <w:del w:id="602" w:author="lhc1990" w:date="2016-05-19T14:06:00Z"/>
        </w:rPr>
        <w:pPrChange w:id="603" w:author="lhc1990" w:date="2016-05-19T14:06:00Z">
          <w:pPr/>
        </w:pPrChange>
      </w:pPr>
    </w:p>
    <w:p w14:paraId="1BA4DC45" w14:textId="1D2ED89D" w:rsidR="004D4368" w:rsidDel="00D5233B" w:rsidRDefault="004D4368">
      <w:pPr>
        <w:keepNext/>
        <w:jc w:val="center"/>
        <w:rPr>
          <w:del w:id="604" w:author="lhc1990" w:date="2016-05-19T14:06:00Z"/>
        </w:rPr>
        <w:pPrChange w:id="605" w:author="lhc1990" w:date="2016-05-19T14:06:00Z">
          <w:pPr/>
        </w:pPrChange>
      </w:pPr>
    </w:p>
    <w:p w14:paraId="5E2D8E02" w14:textId="417E2B7E" w:rsidR="003C68BD" w:rsidDel="00D5233B" w:rsidRDefault="003C7EC5">
      <w:pPr>
        <w:pStyle w:val="Heading2"/>
        <w:numPr>
          <w:ilvl w:val="1"/>
          <w:numId w:val="7"/>
        </w:numPr>
        <w:jc w:val="center"/>
        <w:rPr>
          <w:del w:id="606" w:author="lhc1990" w:date="2016-05-19T14:06:00Z"/>
        </w:rPr>
        <w:pPrChange w:id="607" w:author="lhc1990" w:date="2016-05-19T14:06:00Z">
          <w:pPr>
            <w:pStyle w:val="Heading2"/>
            <w:numPr>
              <w:ilvl w:val="1"/>
              <w:numId w:val="7"/>
            </w:numPr>
            <w:ind w:left="567" w:hanging="567"/>
          </w:pPr>
        </w:pPrChange>
      </w:pPr>
      <w:del w:id="608" w:author="lhc1990" w:date="2016-05-19T14:06:00Z">
        <w:r w:rsidDel="00D5233B">
          <w:rPr>
            <w:rFonts w:hint="eastAsia"/>
          </w:rPr>
          <w:delText>機能試験</w:delText>
        </w:r>
        <w:r w:rsidR="008F5F35" w:rsidDel="00D5233B">
          <w:rPr>
            <w:rFonts w:hint="eastAsia"/>
          </w:rPr>
          <w:delText>の手順</w:delText>
        </w:r>
      </w:del>
    </w:p>
    <w:p w14:paraId="14ADD24C" w14:textId="57EE33DD" w:rsidR="00E15088" w:rsidDel="00D5233B" w:rsidRDefault="00E15088">
      <w:pPr>
        <w:keepNext/>
        <w:jc w:val="center"/>
        <w:rPr>
          <w:del w:id="609" w:author="lhc1990" w:date="2016-05-19T14:06:00Z"/>
        </w:rPr>
        <w:pPrChange w:id="610" w:author="lhc1990" w:date="2016-05-19T14:06:00Z">
          <w:pPr/>
        </w:pPrChange>
      </w:pPr>
      <w:del w:id="611" w:author="lhc1990" w:date="2016-05-19T14:06:00Z">
        <w:r w:rsidDel="00D5233B">
          <w:rPr>
            <w:rFonts w:hint="eastAsia"/>
          </w:rPr>
          <w:delText>機能試験は、</w:delText>
        </w:r>
        <w:r w:rsidDel="00D5233B">
          <w:rPr>
            <w:rFonts w:hint="eastAsia"/>
          </w:rPr>
          <w:delText>SQL</w:delText>
        </w:r>
        <w:r w:rsidDel="00D5233B">
          <w:rPr>
            <w:rFonts w:hint="eastAsia"/>
          </w:rPr>
          <w:delText>試験と</w:delText>
        </w:r>
        <w:r w:rsidDel="00D5233B">
          <w:rPr>
            <w:rFonts w:hint="eastAsia"/>
          </w:rPr>
          <w:delText>Java API</w:delText>
        </w:r>
        <w:r w:rsidDel="00D5233B">
          <w:rPr>
            <w:rFonts w:hint="eastAsia"/>
          </w:rPr>
          <w:delText>試験に分かれます。</w:delText>
        </w:r>
      </w:del>
    </w:p>
    <w:p w14:paraId="6B6972D7" w14:textId="68488E55" w:rsidR="00E15088" w:rsidRPr="00E15088" w:rsidDel="00D5233B" w:rsidRDefault="00E15088">
      <w:pPr>
        <w:keepNext/>
        <w:jc w:val="center"/>
        <w:rPr>
          <w:del w:id="612" w:author="lhc1990" w:date="2016-05-19T14:06:00Z"/>
        </w:rPr>
        <w:pPrChange w:id="613" w:author="lhc1990" w:date="2016-05-19T14:06:00Z">
          <w:pPr/>
        </w:pPrChange>
      </w:pPr>
    </w:p>
    <w:p w14:paraId="47679C04" w14:textId="67CC5062" w:rsidR="00A063B2" w:rsidDel="00D5233B" w:rsidRDefault="00A063B2">
      <w:pPr>
        <w:pStyle w:val="Heading3"/>
        <w:numPr>
          <w:ilvl w:val="2"/>
          <w:numId w:val="7"/>
        </w:numPr>
        <w:ind w:leftChars="0"/>
        <w:jc w:val="center"/>
        <w:rPr>
          <w:del w:id="614" w:author="lhc1990" w:date="2016-05-19T14:06:00Z"/>
        </w:rPr>
        <w:pPrChange w:id="615" w:author="lhc1990" w:date="2016-05-19T14:06:00Z">
          <w:pPr>
            <w:pStyle w:val="Heading3"/>
            <w:numPr>
              <w:ilvl w:val="2"/>
              <w:numId w:val="7"/>
            </w:numPr>
            <w:ind w:leftChars="0" w:left="709" w:hanging="709"/>
          </w:pPr>
        </w:pPrChange>
      </w:pPr>
      <w:del w:id="616" w:author="lhc1990" w:date="2016-05-19T14:06:00Z">
        <w:r w:rsidDel="00D5233B">
          <w:rPr>
            <w:rFonts w:hint="eastAsia"/>
          </w:rPr>
          <w:delText>SQL</w:delText>
        </w:r>
        <w:r w:rsidDel="00D5233B">
          <w:rPr>
            <w:rFonts w:hint="eastAsia"/>
          </w:rPr>
          <w:delText>試験の手順</w:delText>
        </w:r>
      </w:del>
    </w:p>
    <w:p w14:paraId="6CD90D4F" w14:textId="63C822F3" w:rsidR="00171356" w:rsidDel="00D5233B" w:rsidRDefault="00677695">
      <w:pPr>
        <w:keepNext/>
        <w:jc w:val="center"/>
        <w:rPr>
          <w:del w:id="617" w:author="lhc1990" w:date="2016-05-19T14:06:00Z"/>
        </w:rPr>
        <w:pPrChange w:id="618" w:author="lhc1990" w:date="2016-05-19T14:06:00Z">
          <w:pPr/>
        </w:pPrChange>
      </w:pPr>
      <w:del w:id="619" w:author="lhc1990" w:date="2016-05-19T14:06:00Z">
        <w:r w:rsidDel="00D5233B">
          <w:rPr>
            <w:rFonts w:hint="eastAsia"/>
          </w:rPr>
          <w:delText>SQL</w:delText>
        </w:r>
        <w:r w:rsidDel="00D5233B">
          <w:rPr>
            <w:rFonts w:hint="eastAsia"/>
          </w:rPr>
          <w:delText>試験は、後述のクラッシュ試験を除き、自動化しています。</w:delText>
        </w:r>
      </w:del>
    </w:p>
    <w:p w14:paraId="5DE070F4" w14:textId="0FF1A22B" w:rsidR="00171356" w:rsidDel="00D5233B" w:rsidRDefault="00171356">
      <w:pPr>
        <w:keepNext/>
        <w:jc w:val="center"/>
        <w:rPr>
          <w:del w:id="620" w:author="lhc1990" w:date="2016-05-19T14:06:00Z"/>
        </w:rPr>
        <w:pPrChange w:id="621" w:author="lhc1990" w:date="2016-05-19T14:06:00Z">
          <w:pPr/>
        </w:pPrChange>
      </w:pPr>
    </w:p>
    <w:p w14:paraId="065A3828" w14:textId="33E4D237" w:rsidR="003558B4" w:rsidDel="00D5233B" w:rsidRDefault="00677695">
      <w:pPr>
        <w:pStyle w:val="ListParagraph"/>
        <w:keepNext/>
        <w:numPr>
          <w:ilvl w:val="0"/>
          <w:numId w:val="20"/>
        </w:numPr>
        <w:ind w:leftChars="0"/>
        <w:jc w:val="center"/>
        <w:rPr>
          <w:del w:id="622" w:author="lhc1990" w:date="2016-05-19T14:06:00Z"/>
        </w:rPr>
        <w:pPrChange w:id="623" w:author="lhc1990" w:date="2016-05-19T14:06:00Z">
          <w:pPr>
            <w:pStyle w:val="ListParagraph"/>
            <w:numPr>
              <w:numId w:val="20"/>
            </w:numPr>
            <w:ind w:leftChars="0" w:left="420" w:hanging="420"/>
          </w:pPr>
        </w:pPrChange>
      </w:pPr>
      <w:del w:id="624" w:author="lhc1990" w:date="2016-05-19T14:06:00Z">
        <w:r w:rsidDel="00D5233B">
          <w:rPr>
            <w:rFonts w:hint="eastAsia"/>
          </w:rPr>
          <w:delText>自動化されている試験</w:delText>
        </w:r>
        <w:r w:rsidR="00171356" w:rsidDel="00D5233B">
          <w:rPr>
            <w:rFonts w:hint="eastAsia"/>
          </w:rPr>
          <w:delText>を実施します。</w:delText>
        </w:r>
        <w:r w:rsidDel="00D5233B">
          <w:fldChar w:fldCharType="begin"/>
        </w:r>
        <w:r w:rsidDel="00D5233B">
          <w:delInstrText xml:space="preserve"> </w:delInstrText>
        </w:r>
        <w:r w:rsidDel="00D5233B">
          <w:rPr>
            <w:rFonts w:hint="eastAsia"/>
          </w:rPr>
          <w:delInstrText>REF _Ref415850783 \h</w:delInstrText>
        </w:r>
        <w:r w:rsidDel="00D5233B">
          <w:delInstrText xml:space="preserve"> </w:delInstrText>
        </w:r>
        <w:r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w:delText>
        </w:r>
        <w:r w:rsidDel="00D5233B">
          <w:fldChar w:fldCharType="end"/>
        </w:r>
        <w:r w:rsidDel="00D5233B">
          <w:rPr>
            <w:rFonts w:hint="eastAsia"/>
          </w:rPr>
          <w:delText>の</w:delText>
        </w:r>
        <w:r w:rsidR="00171356" w:rsidDel="00D5233B">
          <w:rPr>
            <w:rFonts w:hint="eastAsia"/>
          </w:rPr>
          <w:delText>ファイル</w:delText>
        </w:r>
        <w:r w:rsidDel="00D5233B">
          <w:rPr>
            <w:rFonts w:hint="eastAsia"/>
          </w:rPr>
          <w:delText>を実行して</w:delText>
        </w:r>
        <w:r w:rsidR="00E726CE" w:rsidDel="00D5233B">
          <w:rPr>
            <w:rFonts w:hint="eastAsia"/>
          </w:rPr>
          <w:delText>下さい</w:delText>
        </w:r>
        <w:r w:rsidDel="00D5233B">
          <w:rPr>
            <w:rFonts w:hint="eastAsia"/>
          </w:rPr>
          <w:delText>。</w:delText>
        </w:r>
      </w:del>
    </w:p>
    <w:p w14:paraId="4E28FF24" w14:textId="6C615BD3" w:rsidR="00677695" w:rsidRPr="00171356" w:rsidDel="00D5233B" w:rsidRDefault="00677695">
      <w:pPr>
        <w:keepNext/>
        <w:jc w:val="center"/>
        <w:rPr>
          <w:del w:id="625" w:author="lhc1990" w:date="2016-05-19T14:06:00Z"/>
        </w:rPr>
        <w:pPrChange w:id="626" w:author="lhc1990" w:date="2016-05-19T14:06:00Z">
          <w:pPr/>
        </w:pPrChange>
      </w:pPr>
    </w:p>
    <w:p w14:paraId="15D0F327" w14:textId="183A601C" w:rsidR="00677695" w:rsidDel="00D5233B" w:rsidRDefault="00677695">
      <w:pPr>
        <w:pStyle w:val="Caption"/>
        <w:keepNext/>
        <w:jc w:val="center"/>
        <w:rPr>
          <w:del w:id="627" w:author="lhc1990" w:date="2016-05-19T14:06:00Z"/>
        </w:rPr>
      </w:pPr>
      <w:bookmarkStart w:id="628" w:name="_Ref415850783"/>
      <w:del w:id="629" w:author="lhc1990" w:date="2016-05-19T14:06:00Z">
        <w:r w:rsidDel="00D5233B">
          <w:rPr>
            <w:rFonts w:hint="eastAsia"/>
          </w:rPr>
          <w:delText>表</w:delText>
        </w:r>
        <w:r w:rsidDel="00D5233B">
          <w:rPr>
            <w:rFonts w:hint="eastAsia"/>
          </w:rPr>
          <w:delText xml:space="preserve"> </w:delText>
        </w:r>
        <w:r w:rsidR="007A1F9F" w:rsidDel="00D5233B">
          <w:rPr>
            <w:b w:val="0"/>
            <w:bCs w:val="0"/>
          </w:rPr>
          <w:fldChar w:fldCharType="begin"/>
        </w:r>
        <w:r w:rsidR="007A1F9F" w:rsidDel="00D5233B">
          <w:delInstrText xml:space="preserve"> </w:delInstrText>
        </w:r>
        <w:r w:rsidR="007A1F9F" w:rsidDel="00D5233B">
          <w:rPr>
            <w:rFonts w:hint="eastAsia"/>
          </w:rPr>
          <w:delInstrText>STYLEREF 1 \s</w:delInstrText>
        </w:r>
        <w:r w:rsidR="007A1F9F" w:rsidDel="00D5233B">
          <w:delInstrText xml:space="preserve"> </w:delInstrText>
        </w:r>
        <w:r w:rsidR="007A1F9F" w:rsidDel="00D5233B">
          <w:rPr>
            <w:b w:val="0"/>
            <w:bCs w:val="0"/>
          </w:rPr>
          <w:fldChar w:fldCharType="separate"/>
        </w:r>
        <w:r w:rsidR="00184145" w:rsidDel="00D5233B">
          <w:rPr>
            <w:noProof/>
          </w:rPr>
          <w:delText>3</w:delText>
        </w:r>
        <w:r w:rsidR="007A1F9F" w:rsidDel="00D5233B">
          <w:rPr>
            <w:b w:val="0"/>
            <w:bCs w:val="0"/>
          </w:rPr>
          <w:fldChar w:fldCharType="end"/>
        </w:r>
        <w:r w:rsidR="007A1F9F" w:rsidDel="00D5233B">
          <w:noBreakHyphen/>
        </w:r>
        <w:r w:rsidR="007A1F9F" w:rsidDel="00D5233B">
          <w:rPr>
            <w:b w:val="0"/>
            <w:bCs w:val="0"/>
          </w:rPr>
          <w:fldChar w:fldCharType="begin"/>
        </w:r>
        <w:r w:rsidR="007A1F9F" w:rsidDel="00D5233B">
          <w:delInstrText xml:space="preserve"> </w:delInstrText>
        </w:r>
        <w:r w:rsidR="007A1F9F" w:rsidDel="00D5233B">
          <w:rPr>
            <w:rFonts w:hint="eastAsia"/>
          </w:rPr>
          <w:delInstrText xml:space="preserve">SEQ </w:delInstrText>
        </w:r>
        <w:r w:rsidR="007A1F9F" w:rsidDel="00D5233B">
          <w:rPr>
            <w:rFonts w:hint="eastAsia"/>
          </w:rPr>
          <w:delInstrText>表</w:delInstrText>
        </w:r>
        <w:r w:rsidR="007A1F9F" w:rsidDel="00D5233B">
          <w:rPr>
            <w:rFonts w:hint="eastAsia"/>
          </w:rPr>
          <w:delInstrText xml:space="preserve"> \* ARABIC \s 1</w:delInstrText>
        </w:r>
        <w:r w:rsidR="007A1F9F" w:rsidDel="00D5233B">
          <w:delInstrText xml:space="preserve"> </w:delInstrText>
        </w:r>
        <w:r w:rsidR="007A1F9F" w:rsidDel="00D5233B">
          <w:rPr>
            <w:b w:val="0"/>
            <w:bCs w:val="0"/>
          </w:rPr>
          <w:fldChar w:fldCharType="separate"/>
        </w:r>
        <w:r w:rsidR="00184145" w:rsidDel="00D5233B">
          <w:rPr>
            <w:noProof/>
          </w:rPr>
          <w:delText>1</w:delText>
        </w:r>
        <w:r w:rsidR="007A1F9F" w:rsidDel="00D5233B">
          <w:rPr>
            <w:b w:val="0"/>
            <w:bCs w:val="0"/>
          </w:rPr>
          <w:fldChar w:fldCharType="end"/>
        </w:r>
        <w:bookmarkEnd w:id="628"/>
        <w:r w:rsidDel="00D5233B">
          <w:rPr>
            <w:rFonts w:hint="eastAsia"/>
          </w:rPr>
          <w:delText xml:space="preserve"> SQL</w:delText>
        </w:r>
        <w:r w:rsidR="003C280D" w:rsidDel="00D5233B">
          <w:rPr>
            <w:rFonts w:hint="eastAsia"/>
          </w:rPr>
          <w:delText>試験で</w:delText>
        </w:r>
        <w:r w:rsidDel="00D5233B">
          <w:rPr>
            <w:rFonts w:hint="eastAsia"/>
          </w:rPr>
          <w:delText>実行する</w:delText>
        </w:r>
        <w:r w:rsidR="00A303C7" w:rsidDel="00D5233B">
          <w:rPr>
            <w:rFonts w:hint="eastAsia"/>
          </w:rPr>
          <w:delText>ファイル</w:delText>
        </w:r>
      </w:del>
    </w:p>
    <w:tbl>
      <w:tblPr>
        <w:tblStyle w:val="TableGrid"/>
        <w:tblW w:w="0" w:type="auto"/>
        <w:tblLook w:val="04A0" w:firstRow="1" w:lastRow="0" w:firstColumn="1" w:lastColumn="0" w:noHBand="0" w:noVBand="1"/>
      </w:tblPr>
      <w:tblGrid>
        <w:gridCol w:w="1242"/>
        <w:gridCol w:w="7460"/>
      </w:tblGrid>
      <w:tr w:rsidR="003558B4" w:rsidDel="00D5233B" w14:paraId="23024BD4" w14:textId="19C44B16" w:rsidTr="00552833">
        <w:trPr>
          <w:del w:id="630" w:author="lhc1990" w:date="2016-05-19T14:06:00Z"/>
        </w:trPr>
        <w:tc>
          <w:tcPr>
            <w:tcW w:w="1242" w:type="dxa"/>
            <w:shd w:val="clear" w:color="auto" w:fill="CCFFCC"/>
          </w:tcPr>
          <w:p w14:paraId="0C0CE84D" w14:textId="35631048" w:rsidR="003558B4" w:rsidRPr="003558B4" w:rsidDel="00D5233B" w:rsidRDefault="003558B4">
            <w:pPr>
              <w:keepNext/>
              <w:jc w:val="center"/>
              <w:rPr>
                <w:del w:id="631" w:author="lhc1990" w:date="2016-05-19T14:06:00Z"/>
                <w:b/>
              </w:rPr>
              <w:pPrChange w:id="632" w:author="lhc1990" w:date="2016-05-19T14:06:00Z">
                <w:pPr>
                  <w:jc w:val="center"/>
                </w:pPr>
              </w:pPrChange>
            </w:pPr>
            <w:del w:id="633" w:author="lhc1990" w:date="2016-05-19T14:06:00Z">
              <w:r w:rsidRPr="003558B4" w:rsidDel="00D5233B">
                <w:rPr>
                  <w:rFonts w:hint="eastAsia"/>
                  <w:b/>
                </w:rPr>
                <w:delText>V1.1</w:delText>
              </w:r>
            </w:del>
          </w:p>
        </w:tc>
        <w:tc>
          <w:tcPr>
            <w:tcW w:w="7460" w:type="dxa"/>
          </w:tcPr>
          <w:p w14:paraId="6638903C" w14:textId="501A3DDE" w:rsidR="003558B4" w:rsidDel="00D5233B" w:rsidRDefault="003558B4">
            <w:pPr>
              <w:keepNext/>
              <w:jc w:val="center"/>
              <w:rPr>
                <w:del w:id="634" w:author="lhc1990" w:date="2016-05-19T14:06:00Z"/>
              </w:rPr>
              <w:pPrChange w:id="635" w:author="lhc1990" w:date="2016-05-19T14:06:00Z">
                <w:pPr/>
              </w:pPrChange>
            </w:pPr>
            <w:del w:id="636" w:author="lhc1990" w:date="2016-05-19T14:06:00Z">
              <w:r w:rsidDel="00D5233B">
                <w:rPr>
                  <w:rFonts w:hint="eastAsia"/>
                </w:rPr>
                <w:delText>android.database.testsuite.SQLLogicTestSuite</w:delText>
              </w:r>
              <w:r w:rsidR="00A303C7" w:rsidDel="00D5233B">
                <w:rPr>
                  <w:rFonts w:hint="eastAsia"/>
                </w:rPr>
                <w:delText>.java</w:delText>
              </w:r>
            </w:del>
          </w:p>
        </w:tc>
      </w:tr>
      <w:tr w:rsidR="003558B4" w:rsidDel="00D5233B" w14:paraId="3C83ABB8" w14:textId="7DE89ADD" w:rsidTr="00552833">
        <w:trPr>
          <w:del w:id="637" w:author="lhc1990" w:date="2016-05-19T14:06:00Z"/>
        </w:trPr>
        <w:tc>
          <w:tcPr>
            <w:tcW w:w="1242" w:type="dxa"/>
            <w:shd w:val="clear" w:color="auto" w:fill="CCFFCC"/>
          </w:tcPr>
          <w:p w14:paraId="2A23CB6D" w14:textId="153252C7" w:rsidR="003558B4" w:rsidRPr="003558B4" w:rsidDel="00D5233B" w:rsidRDefault="003558B4">
            <w:pPr>
              <w:keepNext/>
              <w:jc w:val="center"/>
              <w:rPr>
                <w:del w:id="638" w:author="lhc1990" w:date="2016-05-19T14:06:00Z"/>
                <w:b/>
              </w:rPr>
              <w:pPrChange w:id="639" w:author="lhc1990" w:date="2016-05-19T14:06:00Z">
                <w:pPr>
                  <w:jc w:val="center"/>
                </w:pPr>
              </w:pPrChange>
            </w:pPr>
            <w:del w:id="640" w:author="lhc1990" w:date="2016-05-19T14:06:00Z">
              <w:r w:rsidRPr="003558B4" w:rsidDel="00D5233B">
                <w:rPr>
                  <w:rFonts w:hint="eastAsia"/>
                  <w:b/>
                </w:rPr>
                <w:delText>V2.0</w:delText>
              </w:r>
              <w:r w:rsidR="00CB75E0" w:rsidDel="00D5233B">
                <w:rPr>
                  <w:rFonts w:hint="eastAsia"/>
                  <w:b/>
                </w:rPr>
                <w:delText>/V3.0</w:delText>
              </w:r>
            </w:del>
          </w:p>
        </w:tc>
        <w:tc>
          <w:tcPr>
            <w:tcW w:w="7460" w:type="dxa"/>
          </w:tcPr>
          <w:p w14:paraId="3A3FCC0C" w14:textId="43B47B3D" w:rsidR="003558B4" w:rsidDel="00D5233B" w:rsidRDefault="0025381C">
            <w:pPr>
              <w:keepNext/>
              <w:jc w:val="center"/>
              <w:rPr>
                <w:del w:id="641" w:author="lhc1990" w:date="2016-05-19T14:06:00Z"/>
              </w:rPr>
              <w:pPrChange w:id="642" w:author="lhc1990" w:date="2016-05-19T14:06:00Z">
                <w:pPr/>
              </w:pPrChange>
            </w:pPr>
            <w:del w:id="643" w:author="lhc1990" w:date="2016-05-19T14:06:00Z">
              <w:r w:rsidRPr="00252316" w:rsidDel="00D5233B">
                <w:delText>test.jp.co.toshiba_sol.adnroid.sec.database.TestSuiteSQL.java</w:delText>
              </w:r>
            </w:del>
          </w:p>
        </w:tc>
      </w:tr>
    </w:tbl>
    <w:p w14:paraId="225F9700" w14:textId="5F8A09F8" w:rsidR="003558B4" w:rsidDel="00D5233B" w:rsidRDefault="003558B4">
      <w:pPr>
        <w:keepNext/>
        <w:jc w:val="center"/>
        <w:rPr>
          <w:del w:id="644" w:author="lhc1990" w:date="2016-05-19T14:06:00Z"/>
        </w:rPr>
        <w:pPrChange w:id="645" w:author="lhc1990" w:date="2016-05-19T14:06:00Z">
          <w:pPr/>
        </w:pPrChange>
      </w:pPr>
    </w:p>
    <w:p w14:paraId="483096B8" w14:textId="4DAD4855" w:rsidR="00AE0A33" w:rsidDel="00D5233B" w:rsidRDefault="00AE0A33">
      <w:pPr>
        <w:keepNext/>
        <w:jc w:val="center"/>
        <w:rPr>
          <w:del w:id="646" w:author="lhc1990" w:date="2016-05-19T14:06:00Z"/>
        </w:rPr>
        <w:pPrChange w:id="647" w:author="lhc1990" w:date="2016-05-19T14:06:00Z">
          <w:pPr/>
        </w:pPrChange>
      </w:pPr>
    </w:p>
    <w:p w14:paraId="0B12E1C5" w14:textId="7224DEA5" w:rsidR="00677695" w:rsidDel="00D5233B" w:rsidRDefault="00677695">
      <w:pPr>
        <w:pStyle w:val="ListParagraph"/>
        <w:keepNext/>
        <w:numPr>
          <w:ilvl w:val="0"/>
          <w:numId w:val="20"/>
        </w:numPr>
        <w:ind w:leftChars="0"/>
        <w:jc w:val="center"/>
        <w:rPr>
          <w:del w:id="648" w:author="lhc1990" w:date="2016-05-19T14:06:00Z"/>
        </w:rPr>
        <w:pPrChange w:id="649" w:author="lhc1990" w:date="2016-05-19T14:06:00Z">
          <w:pPr>
            <w:pStyle w:val="ListParagraph"/>
            <w:numPr>
              <w:numId w:val="20"/>
            </w:numPr>
            <w:ind w:leftChars="0" w:left="420" w:hanging="420"/>
          </w:pPr>
        </w:pPrChange>
      </w:pPr>
      <w:del w:id="650" w:author="lhc1990" w:date="2016-05-19T14:06:00Z">
        <w:r w:rsidDel="00D5233B">
          <w:rPr>
            <w:rFonts w:hint="eastAsia"/>
          </w:rPr>
          <w:delText>クラッシュテスト</w:delText>
        </w:r>
        <w:r w:rsidR="00171356" w:rsidDel="00D5233B">
          <w:rPr>
            <w:rFonts w:hint="eastAsia"/>
          </w:rPr>
          <w:delText>を実施します。</w:delText>
        </w:r>
      </w:del>
    </w:p>
    <w:p w14:paraId="6E6BFCA2" w14:textId="0C893639" w:rsidR="003C280D" w:rsidRPr="000A13EA" w:rsidDel="00D5233B" w:rsidRDefault="005866AF">
      <w:pPr>
        <w:keepNext/>
        <w:ind w:firstLineChars="50" w:firstLine="105"/>
        <w:jc w:val="center"/>
        <w:rPr>
          <w:del w:id="651" w:author="lhc1990" w:date="2016-05-19T14:06:00Z"/>
        </w:rPr>
        <w:pPrChange w:id="652" w:author="lhc1990" w:date="2016-05-19T14:06:00Z">
          <w:pPr>
            <w:ind w:firstLineChars="50" w:firstLine="105"/>
          </w:pPr>
        </w:pPrChange>
      </w:pPr>
      <w:del w:id="653" w:author="lhc1990" w:date="2016-05-19T14:06:00Z">
        <w:r w:rsidDel="00D5233B">
          <w:rPr>
            <w:rFonts w:hint="eastAsia"/>
          </w:rPr>
          <w:delText>クラッシュテストは、トランザクション中にエラーを発生させ、ジャーナルファイルで回復可能かの確認を行う試験です。</w:delText>
        </w:r>
        <w:r w:rsidR="00A0736D" w:rsidDel="00D5233B">
          <w:rPr>
            <w:rFonts w:hint="eastAsia"/>
          </w:rPr>
          <w:delText>エミュレータ上で実施します。</w:delText>
        </w:r>
      </w:del>
    </w:p>
    <w:p w14:paraId="3FC7CA4A" w14:textId="26E9BF7F" w:rsidR="007F7F83" w:rsidDel="00D5233B" w:rsidRDefault="003C280D">
      <w:pPr>
        <w:keepNext/>
        <w:jc w:val="center"/>
        <w:rPr>
          <w:del w:id="654" w:author="lhc1990" w:date="2016-05-19T14:06:00Z"/>
        </w:rPr>
        <w:pPrChange w:id="655" w:author="lhc1990" w:date="2016-05-19T14:06:00Z">
          <w:pPr/>
        </w:pPrChange>
      </w:pPr>
      <w:del w:id="656" w:author="lhc1990" w:date="2016-05-19T14:06:00Z">
        <w:r w:rsidDel="00D5233B">
          <w:fldChar w:fldCharType="begin"/>
        </w:r>
        <w:r w:rsidDel="00D5233B">
          <w:delInstrText xml:space="preserve"> </w:delInstrText>
        </w:r>
        <w:r w:rsidDel="00D5233B">
          <w:rPr>
            <w:rFonts w:hint="eastAsia"/>
          </w:rPr>
          <w:delInstrText>REF _Ref416089196 \h</w:delInstrText>
        </w:r>
        <w:r w:rsidDel="00D5233B">
          <w:delInstrText xml:space="preserve"> </w:delInstrText>
        </w:r>
        <w:r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2</w:delText>
        </w:r>
        <w:r w:rsidDel="00D5233B">
          <w:fldChar w:fldCharType="end"/>
        </w:r>
        <w:r w:rsidDel="00D5233B">
          <w:rPr>
            <w:rFonts w:hint="eastAsia"/>
          </w:rPr>
          <w:delText>のファイルを</w:delText>
        </w:r>
        <w:r w:rsidDel="00D5233B">
          <w:rPr>
            <w:rFonts w:hint="eastAsia"/>
          </w:rPr>
          <w:delText>2</w:delText>
        </w:r>
        <w:r w:rsidDel="00D5233B">
          <w:rPr>
            <w:rFonts w:hint="eastAsia"/>
          </w:rPr>
          <w:delText>回実行します。</w:delText>
        </w:r>
        <w:r w:rsidR="007F7F83" w:rsidDel="00D5233B">
          <w:rPr>
            <w:rFonts w:hint="eastAsia"/>
          </w:rPr>
          <w:delText>この試験の手順は、</w:delText>
        </w:r>
        <w:r w:rsidR="003772B4" w:rsidDel="00D5233B">
          <w:rPr>
            <w:rFonts w:hint="eastAsia"/>
          </w:rPr>
          <w:delText>多少</w:delText>
        </w:r>
        <w:r w:rsidR="007F7F83" w:rsidDel="00D5233B">
          <w:rPr>
            <w:rFonts w:hint="eastAsia"/>
          </w:rPr>
          <w:delText>複雑になります。</w:delText>
        </w:r>
      </w:del>
    </w:p>
    <w:p w14:paraId="6EA84109" w14:textId="70643C82" w:rsidR="00A303C7" w:rsidDel="00D5233B" w:rsidRDefault="00A303C7">
      <w:pPr>
        <w:keepNext/>
        <w:jc w:val="center"/>
        <w:rPr>
          <w:del w:id="657" w:author="lhc1990" w:date="2016-05-19T14:06:00Z"/>
        </w:rPr>
        <w:pPrChange w:id="658" w:author="lhc1990" w:date="2016-05-19T14:06:00Z">
          <w:pPr/>
        </w:pPrChange>
      </w:pPr>
    </w:p>
    <w:p w14:paraId="47D3F366" w14:textId="4BE8429C" w:rsidR="003C280D" w:rsidDel="00D5233B" w:rsidRDefault="003C280D">
      <w:pPr>
        <w:pStyle w:val="Caption"/>
        <w:keepNext/>
        <w:jc w:val="center"/>
        <w:rPr>
          <w:del w:id="659" w:author="lhc1990" w:date="2016-05-19T14:06:00Z"/>
        </w:rPr>
      </w:pPr>
      <w:bookmarkStart w:id="660" w:name="_Ref416089196"/>
      <w:del w:id="661" w:author="lhc1990" w:date="2016-05-19T14:06:00Z">
        <w:r w:rsidDel="00D5233B">
          <w:rPr>
            <w:rFonts w:hint="eastAsia"/>
          </w:rPr>
          <w:delText>表</w:delText>
        </w:r>
        <w:r w:rsidDel="00D5233B">
          <w:rPr>
            <w:rFonts w:hint="eastAsia"/>
          </w:rPr>
          <w:delText xml:space="preserve"> </w:delText>
        </w:r>
        <w:r w:rsidR="007A1F9F" w:rsidDel="00D5233B">
          <w:rPr>
            <w:b w:val="0"/>
            <w:bCs w:val="0"/>
          </w:rPr>
          <w:fldChar w:fldCharType="begin"/>
        </w:r>
        <w:r w:rsidR="007A1F9F" w:rsidDel="00D5233B">
          <w:delInstrText xml:space="preserve"> </w:delInstrText>
        </w:r>
        <w:r w:rsidR="007A1F9F" w:rsidDel="00D5233B">
          <w:rPr>
            <w:rFonts w:hint="eastAsia"/>
          </w:rPr>
          <w:delInstrText>STYLEREF 1 \s</w:delInstrText>
        </w:r>
        <w:r w:rsidR="007A1F9F" w:rsidDel="00D5233B">
          <w:delInstrText xml:space="preserve"> </w:delInstrText>
        </w:r>
        <w:r w:rsidR="007A1F9F" w:rsidDel="00D5233B">
          <w:rPr>
            <w:b w:val="0"/>
            <w:bCs w:val="0"/>
          </w:rPr>
          <w:fldChar w:fldCharType="separate"/>
        </w:r>
        <w:r w:rsidR="00184145" w:rsidDel="00D5233B">
          <w:rPr>
            <w:noProof/>
          </w:rPr>
          <w:delText>3</w:delText>
        </w:r>
        <w:r w:rsidR="007A1F9F" w:rsidDel="00D5233B">
          <w:rPr>
            <w:b w:val="0"/>
            <w:bCs w:val="0"/>
          </w:rPr>
          <w:fldChar w:fldCharType="end"/>
        </w:r>
        <w:r w:rsidR="007A1F9F" w:rsidDel="00D5233B">
          <w:noBreakHyphen/>
        </w:r>
        <w:r w:rsidR="007A1F9F" w:rsidDel="00D5233B">
          <w:rPr>
            <w:b w:val="0"/>
            <w:bCs w:val="0"/>
          </w:rPr>
          <w:fldChar w:fldCharType="begin"/>
        </w:r>
        <w:r w:rsidR="007A1F9F" w:rsidDel="00D5233B">
          <w:delInstrText xml:space="preserve"> </w:delInstrText>
        </w:r>
        <w:r w:rsidR="007A1F9F" w:rsidDel="00D5233B">
          <w:rPr>
            <w:rFonts w:hint="eastAsia"/>
          </w:rPr>
          <w:delInstrText xml:space="preserve">SEQ </w:delInstrText>
        </w:r>
        <w:r w:rsidR="007A1F9F" w:rsidDel="00D5233B">
          <w:rPr>
            <w:rFonts w:hint="eastAsia"/>
          </w:rPr>
          <w:delInstrText>表</w:delInstrText>
        </w:r>
        <w:r w:rsidR="007A1F9F" w:rsidDel="00D5233B">
          <w:rPr>
            <w:rFonts w:hint="eastAsia"/>
          </w:rPr>
          <w:delInstrText xml:space="preserve"> \* ARABIC \s 1</w:delInstrText>
        </w:r>
        <w:r w:rsidR="007A1F9F" w:rsidDel="00D5233B">
          <w:delInstrText xml:space="preserve"> </w:delInstrText>
        </w:r>
        <w:r w:rsidR="007A1F9F" w:rsidDel="00D5233B">
          <w:rPr>
            <w:b w:val="0"/>
            <w:bCs w:val="0"/>
          </w:rPr>
          <w:fldChar w:fldCharType="separate"/>
        </w:r>
        <w:r w:rsidR="00184145" w:rsidDel="00D5233B">
          <w:rPr>
            <w:noProof/>
          </w:rPr>
          <w:delText>2</w:delText>
        </w:r>
        <w:r w:rsidR="007A1F9F" w:rsidDel="00D5233B">
          <w:rPr>
            <w:b w:val="0"/>
            <w:bCs w:val="0"/>
          </w:rPr>
          <w:fldChar w:fldCharType="end"/>
        </w:r>
        <w:bookmarkEnd w:id="660"/>
        <w:r w:rsidDel="00D5233B">
          <w:rPr>
            <w:rFonts w:hint="eastAsia"/>
          </w:rPr>
          <w:delText xml:space="preserve"> </w:delText>
        </w:r>
        <w:r w:rsidDel="00D5233B">
          <w:rPr>
            <w:rFonts w:hint="eastAsia"/>
          </w:rPr>
          <w:delText>クラッシュテストで実行するファイル</w:delText>
        </w:r>
      </w:del>
    </w:p>
    <w:tbl>
      <w:tblPr>
        <w:tblStyle w:val="TableGrid"/>
        <w:tblW w:w="0" w:type="auto"/>
        <w:tblLook w:val="04A0" w:firstRow="1" w:lastRow="0" w:firstColumn="1" w:lastColumn="0" w:noHBand="0" w:noVBand="1"/>
      </w:tblPr>
      <w:tblGrid>
        <w:gridCol w:w="1242"/>
        <w:gridCol w:w="7460"/>
      </w:tblGrid>
      <w:tr w:rsidR="00A303C7" w:rsidDel="00D5233B" w14:paraId="7CEE8F6E" w14:textId="789260C6" w:rsidTr="00552833">
        <w:trPr>
          <w:del w:id="662" w:author="lhc1990" w:date="2016-05-19T14:06:00Z"/>
        </w:trPr>
        <w:tc>
          <w:tcPr>
            <w:tcW w:w="1242" w:type="dxa"/>
            <w:shd w:val="clear" w:color="auto" w:fill="CCFFCC"/>
          </w:tcPr>
          <w:p w14:paraId="292D7715" w14:textId="287131F6" w:rsidR="00A303C7" w:rsidRPr="003558B4" w:rsidDel="00D5233B" w:rsidRDefault="00A303C7">
            <w:pPr>
              <w:keepNext/>
              <w:jc w:val="center"/>
              <w:rPr>
                <w:del w:id="663" w:author="lhc1990" w:date="2016-05-19T14:06:00Z"/>
                <w:b/>
              </w:rPr>
              <w:pPrChange w:id="664" w:author="lhc1990" w:date="2016-05-19T14:06:00Z">
                <w:pPr>
                  <w:jc w:val="center"/>
                </w:pPr>
              </w:pPrChange>
            </w:pPr>
            <w:del w:id="665" w:author="lhc1990" w:date="2016-05-19T14:06:00Z">
              <w:r w:rsidRPr="003558B4" w:rsidDel="00D5233B">
                <w:rPr>
                  <w:rFonts w:hint="eastAsia"/>
                  <w:b/>
                </w:rPr>
                <w:delText>V1.1</w:delText>
              </w:r>
            </w:del>
          </w:p>
        </w:tc>
        <w:tc>
          <w:tcPr>
            <w:tcW w:w="7460" w:type="dxa"/>
          </w:tcPr>
          <w:p w14:paraId="503E311A" w14:textId="3BF67279" w:rsidR="00A303C7" w:rsidDel="00D5233B" w:rsidRDefault="00A303C7">
            <w:pPr>
              <w:keepNext/>
              <w:jc w:val="center"/>
              <w:rPr>
                <w:del w:id="666" w:author="lhc1990" w:date="2016-05-19T14:06:00Z"/>
              </w:rPr>
              <w:pPrChange w:id="667" w:author="lhc1990" w:date="2016-05-19T14:06:00Z">
                <w:pPr/>
              </w:pPrChange>
            </w:pPr>
            <w:del w:id="668" w:author="lhc1990" w:date="2016-05-19T14:06:00Z">
              <w:r w:rsidDel="00D5233B">
                <w:rPr>
                  <w:rFonts w:hint="eastAsia"/>
                </w:rPr>
                <w:delText>android.database.sqllogic.ZZCrashTest.java</w:delText>
              </w:r>
            </w:del>
          </w:p>
        </w:tc>
      </w:tr>
      <w:tr w:rsidR="00A303C7" w:rsidDel="00D5233B" w14:paraId="3B1F298B" w14:textId="0CD6D057" w:rsidTr="00552833">
        <w:trPr>
          <w:del w:id="669" w:author="lhc1990" w:date="2016-05-19T14:06:00Z"/>
        </w:trPr>
        <w:tc>
          <w:tcPr>
            <w:tcW w:w="1242" w:type="dxa"/>
            <w:shd w:val="clear" w:color="auto" w:fill="CCFFCC"/>
          </w:tcPr>
          <w:p w14:paraId="670158C2" w14:textId="28B45F73" w:rsidR="00A303C7" w:rsidRPr="003558B4" w:rsidDel="00D5233B" w:rsidRDefault="00526C06">
            <w:pPr>
              <w:keepNext/>
              <w:jc w:val="center"/>
              <w:rPr>
                <w:del w:id="670" w:author="lhc1990" w:date="2016-05-19T14:06:00Z"/>
                <w:b/>
              </w:rPr>
              <w:pPrChange w:id="671" w:author="lhc1990" w:date="2016-05-19T14:06:00Z">
                <w:pPr>
                  <w:jc w:val="center"/>
                </w:pPr>
              </w:pPrChange>
            </w:pPr>
            <w:del w:id="672" w:author="lhc1990" w:date="2016-05-19T14:06:00Z">
              <w:r w:rsidDel="00D5233B">
                <w:rPr>
                  <w:rFonts w:hint="eastAsia"/>
                  <w:b/>
                </w:rPr>
                <w:delText>V2/V3</w:delText>
              </w:r>
            </w:del>
          </w:p>
        </w:tc>
        <w:tc>
          <w:tcPr>
            <w:tcW w:w="7460" w:type="dxa"/>
          </w:tcPr>
          <w:p w14:paraId="39B6F699" w14:textId="687C8A69" w:rsidR="00A303C7" w:rsidDel="00D5233B" w:rsidRDefault="008F6114">
            <w:pPr>
              <w:keepNext/>
              <w:jc w:val="center"/>
              <w:rPr>
                <w:del w:id="673" w:author="lhc1990" w:date="2016-05-19T14:06:00Z"/>
              </w:rPr>
              <w:pPrChange w:id="674" w:author="lhc1990" w:date="2016-05-19T14:06:00Z">
                <w:pPr/>
              </w:pPrChange>
            </w:pPr>
            <w:del w:id="675" w:author="lhc1990" w:date="2016-05-19T14:06:00Z">
              <w:r w:rsidRPr="008F6114" w:rsidDel="00D5233B">
                <w:delText>test.jp.co.toshiba_sol.android.sec.database.sql.ZZCrashTest.java</w:delText>
              </w:r>
            </w:del>
          </w:p>
        </w:tc>
      </w:tr>
    </w:tbl>
    <w:p w14:paraId="35898ACB" w14:textId="28034631" w:rsidR="00A303C7" w:rsidDel="00D5233B" w:rsidRDefault="00A303C7">
      <w:pPr>
        <w:keepNext/>
        <w:jc w:val="center"/>
        <w:rPr>
          <w:del w:id="676" w:author="lhc1990" w:date="2016-05-19T14:06:00Z"/>
        </w:rPr>
        <w:pPrChange w:id="677" w:author="lhc1990" w:date="2016-05-19T14:06:00Z">
          <w:pPr/>
        </w:pPrChange>
      </w:pPr>
    </w:p>
    <w:p w14:paraId="789E6AA7" w14:textId="14DCD635" w:rsidR="000A13EA" w:rsidDel="00D5233B" w:rsidRDefault="000A13EA">
      <w:pPr>
        <w:pStyle w:val="ListParagraph"/>
        <w:keepNext/>
        <w:numPr>
          <w:ilvl w:val="0"/>
          <w:numId w:val="22"/>
        </w:numPr>
        <w:ind w:leftChars="0"/>
        <w:jc w:val="center"/>
        <w:rPr>
          <w:del w:id="678" w:author="lhc1990" w:date="2016-05-19T14:06:00Z"/>
        </w:rPr>
        <w:pPrChange w:id="679" w:author="lhc1990" w:date="2016-05-19T14:06:00Z">
          <w:pPr>
            <w:pStyle w:val="ListParagraph"/>
            <w:numPr>
              <w:numId w:val="22"/>
            </w:numPr>
            <w:ind w:leftChars="0" w:left="420" w:hanging="420"/>
          </w:pPr>
        </w:pPrChange>
      </w:pPr>
      <w:del w:id="680" w:author="lhc1990" w:date="2016-05-19T14:06:00Z">
        <w:r w:rsidDel="00D5233B">
          <w:rPr>
            <w:rFonts w:hint="eastAsia"/>
          </w:rPr>
          <w:delText>1</w:delText>
        </w:r>
        <w:r w:rsidDel="00D5233B">
          <w:rPr>
            <w:rFonts w:hint="eastAsia"/>
          </w:rPr>
          <w:delText>回目と</w:delText>
        </w:r>
        <w:r w:rsidDel="00D5233B">
          <w:rPr>
            <w:rFonts w:hint="eastAsia"/>
          </w:rPr>
          <w:delText>2</w:delText>
        </w:r>
        <w:r w:rsidDel="00D5233B">
          <w:rPr>
            <w:rFonts w:hint="eastAsia"/>
          </w:rPr>
          <w:delText>回目、それぞれ実施前にソースコードを修正して</w:delText>
        </w:r>
        <w:r w:rsidR="00E726CE" w:rsidDel="00D5233B">
          <w:rPr>
            <w:rFonts w:hint="eastAsia"/>
          </w:rPr>
          <w:delText>下さい</w:delText>
        </w:r>
        <w:r w:rsidDel="00D5233B">
          <w:rPr>
            <w:rFonts w:hint="eastAsia"/>
          </w:rPr>
          <w:delText>。</w:delText>
        </w:r>
      </w:del>
    </w:p>
    <w:p w14:paraId="706E91DC" w14:textId="7FA64CE8" w:rsidR="004602DB" w:rsidRPr="004602DB" w:rsidDel="00D5233B" w:rsidRDefault="003C280D">
      <w:pPr>
        <w:keepNext/>
        <w:ind w:firstLineChars="50" w:firstLine="105"/>
        <w:jc w:val="center"/>
        <w:rPr>
          <w:del w:id="681" w:author="lhc1990" w:date="2016-05-19T14:06:00Z"/>
        </w:rPr>
        <w:pPrChange w:id="682" w:author="lhc1990" w:date="2016-05-19T14:06:00Z">
          <w:pPr>
            <w:ind w:firstLineChars="50" w:firstLine="105"/>
          </w:pPr>
        </w:pPrChange>
      </w:pPr>
      <w:del w:id="683" w:author="lhc1990" w:date="2016-05-19T14:06:00Z">
        <w:r w:rsidDel="00D5233B">
          <w:rPr>
            <w:rFonts w:hint="eastAsia"/>
          </w:rPr>
          <w:delText>1</w:delText>
        </w:r>
        <w:r w:rsidDel="00D5233B">
          <w:rPr>
            <w:rFonts w:hint="eastAsia"/>
          </w:rPr>
          <w:delText>回目は、</w:delText>
        </w:r>
        <w:r w:rsidDel="00D5233B">
          <w:rPr>
            <w:rFonts w:hint="eastAsia"/>
          </w:rPr>
          <w:delText>Test Name: crush-2.1</w:delText>
        </w:r>
        <w:r w:rsidDel="00D5233B">
          <w:rPr>
            <w:rFonts w:hint="eastAsia"/>
          </w:rPr>
          <w:delText>から</w:delText>
        </w:r>
        <w:r w:rsidDel="00D5233B">
          <w:rPr>
            <w:rFonts w:hint="eastAsia"/>
          </w:rPr>
          <w:delText>Test Name:crash-2.4</w:delText>
        </w:r>
        <w:r w:rsidDel="00D5233B">
          <w:rPr>
            <w:rFonts w:hint="eastAsia"/>
          </w:rPr>
          <w:delText>までを実施します</w:delText>
        </w:r>
        <w:r w:rsidR="00AB67F8" w:rsidDel="00D5233B">
          <w:rPr>
            <w:rFonts w:hint="eastAsia"/>
          </w:rPr>
          <w:delText>（</w:delText>
        </w:r>
        <w:r w:rsidR="00AB67F8" w:rsidDel="00D5233B">
          <w:fldChar w:fldCharType="begin"/>
        </w:r>
        <w:r w:rsidR="00AB67F8" w:rsidDel="00D5233B">
          <w:delInstrText xml:space="preserve"> </w:delInstrText>
        </w:r>
        <w:r w:rsidR="00AB67F8" w:rsidDel="00D5233B">
          <w:rPr>
            <w:rFonts w:hint="eastAsia"/>
          </w:rPr>
          <w:delInstrText>REF _Ref416089973 \h</w:delInstrText>
        </w:r>
        <w:r w:rsidR="00AB67F8" w:rsidDel="00D5233B">
          <w:delInstrText xml:space="preserve"> </w:delInstrText>
        </w:r>
        <w:r w:rsidR="00AB67F8"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3</w:delText>
        </w:r>
        <w:r w:rsidR="00AB67F8" w:rsidDel="00D5233B">
          <w:fldChar w:fldCharType="end"/>
        </w:r>
        <w:r w:rsidR="00AB67F8" w:rsidDel="00D5233B">
          <w:rPr>
            <w:rFonts w:hint="eastAsia"/>
          </w:rPr>
          <w:delText>参照）</w:delText>
        </w:r>
        <w:r w:rsidDel="00D5233B">
          <w:rPr>
            <w:rFonts w:hint="eastAsia"/>
          </w:rPr>
          <w:delText>。</w:delText>
        </w:r>
        <w:r w:rsidR="00961999" w:rsidDel="00D5233B">
          <w:rPr>
            <w:rFonts w:hint="eastAsia"/>
          </w:rPr>
          <w:delText>2</w:delText>
        </w:r>
        <w:r w:rsidR="00961999" w:rsidDel="00D5233B">
          <w:rPr>
            <w:rFonts w:hint="eastAsia"/>
          </w:rPr>
          <w:delText>回目は、</w:delText>
        </w:r>
        <w:r w:rsidR="00961999" w:rsidDel="00D5233B">
          <w:rPr>
            <w:rFonts w:hint="eastAsia"/>
          </w:rPr>
          <w:delText>Test Name:crash-2.4</w:delText>
        </w:r>
        <w:r w:rsidR="00D530DF" w:rsidDel="00D5233B">
          <w:rPr>
            <w:rFonts w:hint="eastAsia"/>
          </w:rPr>
          <w:delText>のみを実施します</w:delText>
        </w:r>
        <w:r w:rsidR="00AB67F8" w:rsidDel="00D5233B">
          <w:rPr>
            <w:rFonts w:hint="eastAsia"/>
          </w:rPr>
          <w:delText>（</w:delText>
        </w:r>
        <w:r w:rsidR="00AB67F8" w:rsidDel="00D5233B">
          <w:fldChar w:fldCharType="begin"/>
        </w:r>
        <w:r w:rsidR="00AB67F8" w:rsidDel="00D5233B">
          <w:delInstrText xml:space="preserve"> </w:delInstrText>
        </w:r>
        <w:r w:rsidR="00AB67F8" w:rsidDel="00D5233B">
          <w:rPr>
            <w:rFonts w:hint="eastAsia"/>
          </w:rPr>
          <w:delInstrText>REF _Ref416089974 \h</w:delInstrText>
        </w:r>
        <w:r w:rsidR="00AB67F8" w:rsidDel="00D5233B">
          <w:delInstrText xml:space="preserve"> </w:delInstrText>
        </w:r>
        <w:r w:rsidR="00AB67F8"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4</w:delText>
        </w:r>
        <w:r w:rsidR="00AB67F8" w:rsidDel="00D5233B">
          <w:fldChar w:fldCharType="end"/>
        </w:r>
        <w:r w:rsidR="00AB67F8" w:rsidDel="00D5233B">
          <w:rPr>
            <w:rFonts w:hint="eastAsia"/>
          </w:rPr>
          <w:delText>参照）</w:delText>
        </w:r>
        <w:r w:rsidR="00961999" w:rsidDel="00D5233B">
          <w:rPr>
            <w:rFonts w:hint="eastAsia"/>
          </w:rPr>
          <w:delText>。</w:delText>
        </w:r>
        <w:r w:rsidR="00AB67F8" w:rsidDel="00D5233B">
          <w:fldChar w:fldCharType="begin"/>
        </w:r>
        <w:r w:rsidR="00AB67F8" w:rsidDel="00D5233B">
          <w:delInstrText xml:space="preserve"> </w:delInstrText>
        </w:r>
        <w:r w:rsidR="00AB67F8" w:rsidDel="00D5233B">
          <w:rPr>
            <w:rFonts w:hint="eastAsia"/>
          </w:rPr>
          <w:delInstrText>REF _Ref416089973 \h</w:delInstrText>
        </w:r>
        <w:r w:rsidR="00AB67F8" w:rsidDel="00D5233B">
          <w:delInstrText xml:space="preserve"> </w:delInstrText>
        </w:r>
        <w:r w:rsidR="00AB67F8"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3</w:delText>
        </w:r>
        <w:r w:rsidR="00AB67F8" w:rsidDel="00D5233B">
          <w:fldChar w:fldCharType="end"/>
        </w:r>
        <w:r w:rsidR="00AB67F8" w:rsidDel="00D5233B">
          <w:rPr>
            <w:rFonts w:hint="eastAsia"/>
          </w:rPr>
          <w:delText>と</w:delText>
        </w:r>
        <w:r w:rsidR="00AB67F8" w:rsidDel="00D5233B">
          <w:fldChar w:fldCharType="begin"/>
        </w:r>
        <w:r w:rsidR="00AB67F8" w:rsidDel="00D5233B">
          <w:delInstrText xml:space="preserve"> </w:delInstrText>
        </w:r>
        <w:r w:rsidR="00AB67F8" w:rsidDel="00D5233B">
          <w:rPr>
            <w:rFonts w:hint="eastAsia"/>
          </w:rPr>
          <w:delInstrText>REF _Ref416089974 \h</w:delInstrText>
        </w:r>
        <w:r w:rsidR="00AB67F8" w:rsidDel="00D5233B">
          <w:delInstrText xml:space="preserve"> </w:delInstrText>
        </w:r>
        <w:r w:rsidR="00AB67F8"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4</w:delText>
        </w:r>
        <w:r w:rsidR="00AB67F8" w:rsidDel="00D5233B">
          <w:fldChar w:fldCharType="end"/>
        </w:r>
        <w:r w:rsidR="00AB67F8" w:rsidDel="00D5233B">
          <w:rPr>
            <w:rFonts w:hint="eastAsia"/>
          </w:rPr>
          <w:delText>の赤色太字のコメント部分を、実施する回毎に修正して</w:delText>
        </w:r>
        <w:r w:rsidR="00E726CE" w:rsidDel="00D5233B">
          <w:rPr>
            <w:rFonts w:hint="eastAsia"/>
          </w:rPr>
          <w:delText>下さい</w:delText>
        </w:r>
        <w:r w:rsidR="00AB67F8" w:rsidDel="00D5233B">
          <w:rPr>
            <w:rFonts w:hint="eastAsia"/>
          </w:rPr>
          <w:delText>。</w:delText>
        </w:r>
      </w:del>
    </w:p>
    <w:p w14:paraId="5CDE953D" w14:textId="29E16355" w:rsidR="003C280D" w:rsidRPr="00961999" w:rsidDel="00D5233B" w:rsidRDefault="003C280D">
      <w:pPr>
        <w:keepNext/>
        <w:jc w:val="center"/>
        <w:rPr>
          <w:del w:id="684" w:author="lhc1990" w:date="2016-05-19T14:06:00Z"/>
        </w:rPr>
        <w:pPrChange w:id="685" w:author="lhc1990" w:date="2016-05-19T14:06:00Z">
          <w:pPr/>
        </w:pPrChange>
      </w:pPr>
    </w:p>
    <w:p w14:paraId="621029C9" w14:textId="5F6DCF2D" w:rsidR="003C280D" w:rsidDel="00D5233B" w:rsidRDefault="003C280D">
      <w:pPr>
        <w:pStyle w:val="Caption"/>
        <w:keepNext/>
        <w:jc w:val="center"/>
        <w:rPr>
          <w:del w:id="686" w:author="lhc1990" w:date="2016-05-19T14:06:00Z"/>
        </w:rPr>
      </w:pPr>
      <w:bookmarkStart w:id="687" w:name="_Ref416089973"/>
      <w:del w:id="688" w:author="lhc1990" w:date="2016-05-19T14:06:00Z">
        <w:r w:rsidDel="00D5233B">
          <w:rPr>
            <w:rFonts w:hint="eastAsia"/>
          </w:rPr>
          <w:delText>表</w:delText>
        </w:r>
        <w:r w:rsidDel="00D5233B">
          <w:rPr>
            <w:rFonts w:hint="eastAsia"/>
          </w:rPr>
          <w:delText xml:space="preserve"> </w:delText>
        </w:r>
        <w:r w:rsidR="007A1F9F" w:rsidDel="00D5233B">
          <w:rPr>
            <w:b w:val="0"/>
            <w:bCs w:val="0"/>
          </w:rPr>
          <w:fldChar w:fldCharType="begin"/>
        </w:r>
        <w:r w:rsidR="007A1F9F" w:rsidDel="00D5233B">
          <w:delInstrText xml:space="preserve"> </w:delInstrText>
        </w:r>
        <w:r w:rsidR="007A1F9F" w:rsidDel="00D5233B">
          <w:rPr>
            <w:rFonts w:hint="eastAsia"/>
          </w:rPr>
          <w:delInstrText>STYLEREF 1 \s</w:delInstrText>
        </w:r>
        <w:r w:rsidR="007A1F9F" w:rsidDel="00D5233B">
          <w:delInstrText xml:space="preserve"> </w:delInstrText>
        </w:r>
        <w:r w:rsidR="007A1F9F" w:rsidDel="00D5233B">
          <w:rPr>
            <w:b w:val="0"/>
            <w:bCs w:val="0"/>
          </w:rPr>
          <w:fldChar w:fldCharType="separate"/>
        </w:r>
        <w:r w:rsidR="00184145" w:rsidDel="00D5233B">
          <w:rPr>
            <w:noProof/>
          </w:rPr>
          <w:delText>3</w:delText>
        </w:r>
        <w:r w:rsidR="007A1F9F" w:rsidDel="00D5233B">
          <w:rPr>
            <w:b w:val="0"/>
            <w:bCs w:val="0"/>
          </w:rPr>
          <w:fldChar w:fldCharType="end"/>
        </w:r>
        <w:r w:rsidR="007A1F9F" w:rsidDel="00D5233B">
          <w:noBreakHyphen/>
        </w:r>
        <w:r w:rsidR="007A1F9F" w:rsidDel="00D5233B">
          <w:rPr>
            <w:b w:val="0"/>
            <w:bCs w:val="0"/>
          </w:rPr>
          <w:fldChar w:fldCharType="begin"/>
        </w:r>
        <w:r w:rsidR="007A1F9F" w:rsidDel="00D5233B">
          <w:delInstrText xml:space="preserve"> </w:delInstrText>
        </w:r>
        <w:r w:rsidR="007A1F9F" w:rsidDel="00D5233B">
          <w:rPr>
            <w:rFonts w:hint="eastAsia"/>
          </w:rPr>
          <w:delInstrText xml:space="preserve">SEQ </w:delInstrText>
        </w:r>
        <w:r w:rsidR="007A1F9F" w:rsidDel="00D5233B">
          <w:rPr>
            <w:rFonts w:hint="eastAsia"/>
          </w:rPr>
          <w:delInstrText>表</w:delInstrText>
        </w:r>
        <w:r w:rsidR="007A1F9F" w:rsidDel="00D5233B">
          <w:rPr>
            <w:rFonts w:hint="eastAsia"/>
          </w:rPr>
          <w:delInstrText xml:space="preserve"> \* ARABIC \s 1</w:delInstrText>
        </w:r>
        <w:r w:rsidR="007A1F9F" w:rsidDel="00D5233B">
          <w:delInstrText xml:space="preserve"> </w:delInstrText>
        </w:r>
        <w:r w:rsidR="007A1F9F" w:rsidDel="00D5233B">
          <w:rPr>
            <w:b w:val="0"/>
            <w:bCs w:val="0"/>
          </w:rPr>
          <w:fldChar w:fldCharType="separate"/>
        </w:r>
        <w:r w:rsidR="00184145" w:rsidDel="00D5233B">
          <w:rPr>
            <w:noProof/>
          </w:rPr>
          <w:delText>3</w:delText>
        </w:r>
        <w:r w:rsidR="007A1F9F" w:rsidDel="00D5233B">
          <w:rPr>
            <w:b w:val="0"/>
            <w:bCs w:val="0"/>
          </w:rPr>
          <w:fldChar w:fldCharType="end"/>
        </w:r>
        <w:bookmarkEnd w:id="687"/>
        <w:r w:rsidDel="00D5233B">
          <w:rPr>
            <w:rFonts w:hint="eastAsia"/>
          </w:rPr>
          <w:delText xml:space="preserve"> </w:delText>
        </w:r>
        <w:r w:rsidDel="00D5233B">
          <w:rPr>
            <w:rFonts w:hint="eastAsia"/>
          </w:rPr>
          <w:delText>クラッシュテストのソースコード</w:delText>
        </w:r>
        <w:r w:rsidR="00144929" w:rsidDel="00D5233B">
          <w:rPr>
            <w:rFonts w:hint="eastAsia"/>
          </w:rPr>
          <w:delText>（</w:delText>
        </w:r>
        <w:r w:rsidR="008B70D5" w:rsidDel="00D5233B">
          <w:rPr>
            <w:rFonts w:hint="eastAsia"/>
          </w:rPr>
          <w:delText>1</w:delText>
        </w:r>
        <w:r w:rsidR="008B70D5" w:rsidDel="00D5233B">
          <w:rPr>
            <w:rFonts w:hint="eastAsia"/>
          </w:rPr>
          <w:delText>回目</w:delText>
        </w:r>
        <w:r w:rsidR="00144929" w:rsidDel="00D5233B">
          <w:rPr>
            <w:rFonts w:hint="eastAsia"/>
          </w:rPr>
          <w:delText>）</w:delText>
        </w:r>
      </w:del>
    </w:p>
    <w:tbl>
      <w:tblPr>
        <w:tblStyle w:val="TableGrid"/>
        <w:tblW w:w="0" w:type="auto"/>
        <w:tblLook w:val="04A0" w:firstRow="1" w:lastRow="0" w:firstColumn="1" w:lastColumn="0" w:noHBand="0" w:noVBand="1"/>
      </w:tblPr>
      <w:tblGrid>
        <w:gridCol w:w="8702"/>
      </w:tblGrid>
      <w:tr w:rsidR="003C280D" w:rsidDel="00D5233B" w14:paraId="578F12B8" w14:textId="63D38ED2" w:rsidTr="003C280D">
        <w:trPr>
          <w:del w:id="689" w:author="lhc1990" w:date="2016-05-19T14:06:00Z"/>
        </w:trPr>
        <w:tc>
          <w:tcPr>
            <w:tcW w:w="8702" w:type="dxa"/>
          </w:tcPr>
          <w:p w14:paraId="2120020D" w14:textId="4EA3AA5F" w:rsidR="003C280D" w:rsidRPr="003C280D" w:rsidDel="00D5233B" w:rsidRDefault="003C280D">
            <w:pPr>
              <w:keepNext/>
              <w:jc w:val="center"/>
              <w:rPr>
                <w:del w:id="690" w:author="lhc1990" w:date="2016-05-19T14:06:00Z"/>
                <w:rFonts w:ascii="Consolas" w:hAnsi="Consolas" w:cs="Consolas"/>
                <w:b/>
                <w:color w:val="FF0000"/>
              </w:rPr>
              <w:pPrChange w:id="691" w:author="lhc1990" w:date="2016-05-19T14:06:00Z">
                <w:pPr/>
              </w:pPrChange>
            </w:pPr>
            <w:del w:id="692" w:author="lhc1990" w:date="2016-05-19T14:06:00Z">
              <w:r w:rsidRPr="003C280D" w:rsidDel="00D5233B">
                <w:rPr>
                  <w:rFonts w:ascii="Consolas" w:hAnsi="Consolas" w:cs="Consolas"/>
                  <w:b/>
                  <w:color w:val="FF0000"/>
                </w:rPr>
                <w:delText>///*</w:delText>
              </w:r>
            </w:del>
          </w:p>
          <w:p w14:paraId="63FB7421" w14:textId="606EBAEE" w:rsidR="003C280D" w:rsidDel="00D5233B" w:rsidRDefault="003C280D">
            <w:pPr>
              <w:keepNext/>
              <w:jc w:val="center"/>
              <w:rPr>
                <w:del w:id="693" w:author="lhc1990" w:date="2016-05-19T14:06:00Z"/>
                <w:rFonts w:ascii="Consolas" w:hAnsi="Consolas" w:cs="Consolas"/>
              </w:rPr>
              <w:pPrChange w:id="694" w:author="lhc1990" w:date="2016-05-19T14:06:00Z">
                <w:pPr/>
              </w:pPrChange>
            </w:pPr>
            <w:del w:id="695" w:author="lhc1990" w:date="2016-05-19T14:06:00Z">
              <w:r w:rsidDel="00D5233B">
                <w:rPr>
                  <w:rFonts w:ascii="Consolas" w:hAnsi="Consolas" w:cs="Consolas"/>
                </w:rPr>
                <w:delText>// Test Name: crush-2.1</w:delText>
              </w:r>
            </w:del>
          </w:p>
          <w:p w14:paraId="40A2F3CC" w14:textId="6BF9D4FD" w:rsidR="003C280D" w:rsidDel="00D5233B" w:rsidRDefault="003C280D">
            <w:pPr>
              <w:keepNext/>
              <w:jc w:val="center"/>
              <w:rPr>
                <w:del w:id="696" w:author="lhc1990" w:date="2016-05-19T14:06:00Z"/>
                <w:rFonts w:ascii="Consolas" w:hAnsi="Consolas" w:cs="Consolas"/>
              </w:rPr>
              <w:pPrChange w:id="697" w:author="lhc1990" w:date="2016-05-19T14:06:00Z">
                <w:pPr/>
              </w:pPrChange>
            </w:pPr>
            <w:del w:id="698" w:author="lhc1990" w:date="2016-05-19T14:06:00Z">
              <w:r w:rsidDel="00D5233B">
                <w:rPr>
                  <w:rFonts w:ascii="Consolas" w:hAnsi="Consolas" w:cs="Consolas" w:hint="eastAsia"/>
                </w:rPr>
                <w:delText>（略）</w:delText>
              </w:r>
            </w:del>
          </w:p>
          <w:p w14:paraId="466FC2D5" w14:textId="6AEA1A7A" w:rsidR="003C280D" w:rsidRPr="003C280D" w:rsidDel="00D5233B" w:rsidRDefault="003C280D">
            <w:pPr>
              <w:keepNext/>
              <w:jc w:val="center"/>
              <w:rPr>
                <w:del w:id="699" w:author="lhc1990" w:date="2016-05-19T14:06:00Z"/>
                <w:rFonts w:ascii="Consolas" w:hAnsi="Consolas" w:cs="Consolas"/>
                <w:b/>
                <w:color w:val="FF0000"/>
              </w:rPr>
              <w:pPrChange w:id="700" w:author="lhc1990" w:date="2016-05-19T14:06:00Z">
                <w:pPr/>
              </w:pPrChange>
            </w:pPr>
            <w:del w:id="701" w:author="lhc1990" w:date="2016-05-19T14:06:00Z">
              <w:r w:rsidRPr="003C280D" w:rsidDel="00D5233B">
                <w:rPr>
                  <w:rFonts w:ascii="Consolas" w:hAnsi="Consolas" w:cs="Consolas"/>
                  <w:b/>
                  <w:color w:val="FF0000"/>
                </w:rPr>
                <w:delText>//      */</w:delText>
              </w:r>
            </w:del>
          </w:p>
          <w:p w14:paraId="48924A88" w14:textId="445CF8D0" w:rsidR="003C280D" w:rsidRPr="003C280D" w:rsidDel="00D5233B" w:rsidRDefault="003C280D">
            <w:pPr>
              <w:keepNext/>
              <w:jc w:val="center"/>
              <w:rPr>
                <w:del w:id="702" w:author="lhc1990" w:date="2016-05-19T14:06:00Z"/>
                <w:rFonts w:ascii="Consolas" w:hAnsi="Consolas" w:cs="Consolas"/>
              </w:rPr>
              <w:pPrChange w:id="703" w:author="lhc1990" w:date="2016-05-19T14:06:00Z">
                <w:pPr/>
              </w:pPrChange>
            </w:pPr>
            <w:del w:id="704" w:author="lhc1990" w:date="2016-05-19T14:06:00Z">
              <w:r w:rsidRPr="003C280D" w:rsidDel="00D5233B">
                <w:rPr>
                  <w:rFonts w:ascii="Consolas" w:hAnsi="Consolas" w:cs="Consolas"/>
                </w:rPr>
                <w:delText xml:space="preserve">//################################################ </w:delText>
              </w:r>
            </w:del>
          </w:p>
          <w:p w14:paraId="2F42257D" w14:textId="50EB567A" w:rsidR="003C280D" w:rsidRPr="003C280D" w:rsidDel="00D5233B" w:rsidRDefault="003C280D">
            <w:pPr>
              <w:keepNext/>
              <w:jc w:val="center"/>
              <w:rPr>
                <w:del w:id="705" w:author="lhc1990" w:date="2016-05-19T14:06:00Z"/>
                <w:rFonts w:ascii="Consolas" w:hAnsi="Consolas" w:cs="Consolas"/>
              </w:rPr>
              <w:pPrChange w:id="706" w:author="lhc1990" w:date="2016-05-19T14:06:00Z">
                <w:pPr/>
              </w:pPrChange>
            </w:pPr>
            <w:del w:id="707" w:author="lhc1990" w:date="2016-05-19T14:06:00Z">
              <w:r w:rsidRPr="003C280D" w:rsidDel="00D5233B">
                <w:rPr>
                  <w:rFonts w:ascii="Consolas" w:hAnsi="Consolas" w:cs="Consolas"/>
                </w:rPr>
                <w:delText>// 2.4</w:delText>
              </w:r>
              <w:r w:rsidRPr="003C280D" w:rsidDel="00D5233B">
                <w:rPr>
                  <w:rFonts w:ascii="Consolas" w:hAnsi="Consolas" w:cs="Consolas"/>
                </w:rPr>
                <w:delText xml:space="preserve">　はクラッシュの際に作成されたデータを使用して実行すること</w:delText>
              </w:r>
            </w:del>
          </w:p>
          <w:p w14:paraId="17A4FD56" w14:textId="084DB891" w:rsidR="003C280D" w:rsidRPr="003C280D" w:rsidDel="00D5233B" w:rsidRDefault="003C280D">
            <w:pPr>
              <w:keepNext/>
              <w:jc w:val="center"/>
              <w:rPr>
                <w:del w:id="708" w:author="lhc1990" w:date="2016-05-19T14:06:00Z"/>
                <w:rFonts w:ascii="Consolas" w:hAnsi="Consolas" w:cs="Consolas"/>
              </w:rPr>
              <w:pPrChange w:id="709" w:author="lhc1990" w:date="2016-05-19T14:06:00Z">
                <w:pPr/>
              </w:pPrChange>
            </w:pPr>
            <w:del w:id="710" w:author="lhc1990" w:date="2016-05-19T14:06:00Z">
              <w:r w:rsidRPr="003C280D" w:rsidDel="00D5233B">
                <w:rPr>
                  <w:rFonts w:ascii="Consolas" w:hAnsi="Consolas" w:cs="Consolas"/>
                </w:rPr>
                <w:delText>//################################################</w:delText>
              </w:r>
            </w:del>
          </w:p>
          <w:p w14:paraId="2F978650" w14:textId="412D932F" w:rsidR="003C280D" w:rsidRPr="003C280D" w:rsidDel="00D5233B" w:rsidRDefault="003C280D">
            <w:pPr>
              <w:keepNext/>
              <w:jc w:val="center"/>
              <w:rPr>
                <w:del w:id="711" w:author="lhc1990" w:date="2016-05-19T14:06:00Z"/>
                <w:rFonts w:ascii="Consolas" w:hAnsi="Consolas" w:cs="Consolas"/>
              </w:rPr>
              <w:pPrChange w:id="712" w:author="lhc1990" w:date="2016-05-19T14:06:00Z">
                <w:pPr/>
              </w:pPrChange>
            </w:pPr>
            <w:del w:id="713" w:author="lhc1990" w:date="2016-05-19T14:06:00Z">
              <w:r w:rsidRPr="003C280D" w:rsidDel="00D5233B">
                <w:rPr>
                  <w:rFonts w:ascii="Consolas" w:hAnsi="Consolas" w:cs="Consolas"/>
                </w:rPr>
                <w:delText>// Test Name: crash-2.4</w:delText>
              </w:r>
            </w:del>
          </w:p>
          <w:p w14:paraId="63087C22" w14:textId="654359A9" w:rsidR="003C280D" w:rsidDel="00D5233B" w:rsidRDefault="003C280D">
            <w:pPr>
              <w:keepNext/>
              <w:jc w:val="center"/>
              <w:rPr>
                <w:del w:id="714" w:author="lhc1990" w:date="2016-05-19T14:06:00Z"/>
              </w:rPr>
              <w:pPrChange w:id="715" w:author="lhc1990" w:date="2016-05-19T14:06:00Z">
                <w:pPr/>
              </w:pPrChange>
            </w:pPr>
            <w:del w:id="716" w:author="lhc1990" w:date="2016-05-19T14:06:00Z">
              <w:r w:rsidRPr="003C280D" w:rsidDel="00D5233B">
                <w:rPr>
                  <w:rFonts w:ascii="Consolas" w:hAnsi="Consolas" w:cs="Consolas"/>
                </w:rPr>
                <w:delText>assertTrue(this.verifySignature(SIGNATURE2));</w:delText>
              </w:r>
            </w:del>
          </w:p>
        </w:tc>
      </w:tr>
    </w:tbl>
    <w:p w14:paraId="26CE0C0A" w14:textId="461AF3BE" w:rsidR="003C280D" w:rsidDel="00D5233B" w:rsidRDefault="003C280D">
      <w:pPr>
        <w:keepNext/>
        <w:jc w:val="center"/>
        <w:rPr>
          <w:del w:id="717" w:author="lhc1990" w:date="2016-05-19T14:06:00Z"/>
        </w:rPr>
        <w:pPrChange w:id="718" w:author="lhc1990" w:date="2016-05-19T14:06:00Z">
          <w:pPr/>
        </w:pPrChange>
      </w:pPr>
    </w:p>
    <w:p w14:paraId="49B0A463" w14:textId="1305979E" w:rsidR="00A0736D" w:rsidRPr="004141BB" w:rsidDel="00D5233B" w:rsidRDefault="00A0736D">
      <w:pPr>
        <w:keepNext/>
        <w:jc w:val="center"/>
        <w:rPr>
          <w:del w:id="719" w:author="lhc1990" w:date="2016-05-19T14:06:00Z"/>
        </w:rPr>
        <w:pPrChange w:id="720" w:author="lhc1990" w:date="2016-05-19T14:06:00Z">
          <w:pPr/>
        </w:pPrChange>
      </w:pPr>
    </w:p>
    <w:p w14:paraId="189F521E" w14:textId="1F0AA98A" w:rsidR="00144929" w:rsidDel="00D5233B" w:rsidRDefault="00144929">
      <w:pPr>
        <w:pStyle w:val="Caption"/>
        <w:keepNext/>
        <w:jc w:val="center"/>
        <w:rPr>
          <w:del w:id="721" w:author="lhc1990" w:date="2016-05-19T14:06:00Z"/>
        </w:rPr>
      </w:pPr>
      <w:bookmarkStart w:id="722" w:name="_Ref416089974"/>
      <w:del w:id="723" w:author="lhc1990" w:date="2016-05-19T14:06:00Z">
        <w:r w:rsidDel="00D5233B">
          <w:rPr>
            <w:rFonts w:hint="eastAsia"/>
          </w:rPr>
          <w:delText>表</w:delText>
        </w:r>
        <w:r w:rsidDel="00D5233B">
          <w:rPr>
            <w:rFonts w:hint="eastAsia"/>
          </w:rPr>
          <w:delText xml:space="preserve"> </w:delText>
        </w:r>
        <w:r w:rsidR="007A1F9F" w:rsidDel="00D5233B">
          <w:rPr>
            <w:b w:val="0"/>
            <w:bCs w:val="0"/>
          </w:rPr>
          <w:fldChar w:fldCharType="begin"/>
        </w:r>
        <w:r w:rsidR="007A1F9F" w:rsidDel="00D5233B">
          <w:delInstrText xml:space="preserve"> </w:delInstrText>
        </w:r>
        <w:r w:rsidR="007A1F9F" w:rsidDel="00D5233B">
          <w:rPr>
            <w:rFonts w:hint="eastAsia"/>
          </w:rPr>
          <w:delInstrText>STYLEREF 1 \s</w:delInstrText>
        </w:r>
        <w:r w:rsidR="007A1F9F" w:rsidDel="00D5233B">
          <w:delInstrText xml:space="preserve"> </w:delInstrText>
        </w:r>
        <w:r w:rsidR="007A1F9F" w:rsidDel="00D5233B">
          <w:rPr>
            <w:b w:val="0"/>
            <w:bCs w:val="0"/>
          </w:rPr>
          <w:fldChar w:fldCharType="separate"/>
        </w:r>
        <w:r w:rsidR="00184145" w:rsidDel="00D5233B">
          <w:rPr>
            <w:noProof/>
          </w:rPr>
          <w:delText>3</w:delText>
        </w:r>
        <w:r w:rsidR="007A1F9F" w:rsidDel="00D5233B">
          <w:rPr>
            <w:b w:val="0"/>
            <w:bCs w:val="0"/>
          </w:rPr>
          <w:fldChar w:fldCharType="end"/>
        </w:r>
        <w:r w:rsidR="007A1F9F" w:rsidDel="00D5233B">
          <w:noBreakHyphen/>
        </w:r>
        <w:r w:rsidR="007A1F9F" w:rsidDel="00D5233B">
          <w:rPr>
            <w:b w:val="0"/>
            <w:bCs w:val="0"/>
          </w:rPr>
          <w:fldChar w:fldCharType="begin"/>
        </w:r>
        <w:r w:rsidR="007A1F9F" w:rsidDel="00D5233B">
          <w:delInstrText xml:space="preserve"> </w:delInstrText>
        </w:r>
        <w:r w:rsidR="007A1F9F" w:rsidDel="00D5233B">
          <w:rPr>
            <w:rFonts w:hint="eastAsia"/>
          </w:rPr>
          <w:delInstrText xml:space="preserve">SEQ </w:delInstrText>
        </w:r>
        <w:r w:rsidR="007A1F9F" w:rsidDel="00D5233B">
          <w:rPr>
            <w:rFonts w:hint="eastAsia"/>
          </w:rPr>
          <w:delInstrText>表</w:delInstrText>
        </w:r>
        <w:r w:rsidR="007A1F9F" w:rsidDel="00D5233B">
          <w:rPr>
            <w:rFonts w:hint="eastAsia"/>
          </w:rPr>
          <w:delInstrText xml:space="preserve"> \* ARABIC \s 1</w:delInstrText>
        </w:r>
        <w:r w:rsidR="007A1F9F" w:rsidDel="00D5233B">
          <w:delInstrText xml:space="preserve"> </w:delInstrText>
        </w:r>
        <w:r w:rsidR="007A1F9F" w:rsidDel="00D5233B">
          <w:rPr>
            <w:b w:val="0"/>
            <w:bCs w:val="0"/>
          </w:rPr>
          <w:fldChar w:fldCharType="separate"/>
        </w:r>
        <w:r w:rsidR="00184145" w:rsidDel="00D5233B">
          <w:rPr>
            <w:noProof/>
          </w:rPr>
          <w:delText>4</w:delText>
        </w:r>
        <w:r w:rsidR="007A1F9F" w:rsidDel="00D5233B">
          <w:rPr>
            <w:b w:val="0"/>
            <w:bCs w:val="0"/>
          </w:rPr>
          <w:fldChar w:fldCharType="end"/>
        </w:r>
        <w:bookmarkEnd w:id="722"/>
        <w:r w:rsidDel="00D5233B">
          <w:rPr>
            <w:rFonts w:hint="eastAsia"/>
          </w:rPr>
          <w:delText xml:space="preserve"> </w:delText>
        </w:r>
        <w:r w:rsidDel="00D5233B">
          <w:rPr>
            <w:rFonts w:hint="eastAsia"/>
          </w:rPr>
          <w:delText>クラッシュテストのソースコード（</w:delText>
        </w:r>
        <w:r w:rsidR="008B70D5" w:rsidDel="00D5233B">
          <w:rPr>
            <w:rFonts w:hint="eastAsia"/>
          </w:rPr>
          <w:delText>2</w:delText>
        </w:r>
        <w:r w:rsidR="008B70D5" w:rsidDel="00D5233B">
          <w:rPr>
            <w:rFonts w:hint="eastAsia"/>
          </w:rPr>
          <w:delText>回目</w:delText>
        </w:r>
        <w:r w:rsidDel="00D5233B">
          <w:rPr>
            <w:rFonts w:hint="eastAsia"/>
          </w:rPr>
          <w:delText>）</w:delText>
        </w:r>
      </w:del>
    </w:p>
    <w:tbl>
      <w:tblPr>
        <w:tblStyle w:val="TableGrid"/>
        <w:tblW w:w="0" w:type="auto"/>
        <w:tblLook w:val="04A0" w:firstRow="1" w:lastRow="0" w:firstColumn="1" w:lastColumn="0" w:noHBand="0" w:noVBand="1"/>
      </w:tblPr>
      <w:tblGrid>
        <w:gridCol w:w="8702"/>
      </w:tblGrid>
      <w:tr w:rsidR="00961999" w:rsidDel="00D5233B" w14:paraId="6D92E405" w14:textId="0E39E31F" w:rsidTr="00961999">
        <w:trPr>
          <w:del w:id="724" w:author="lhc1990" w:date="2016-05-19T14:06:00Z"/>
        </w:trPr>
        <w:tc>
          <w:tcPr>
            <w:tcW w:w="8702" w:type="dxa"/>
          </w:tcPr>
          <w:p w14:paraId="331E0ECF" w14:textId="448B29C5" w:rsidR="00D530DF" w:rsidDel="00D5233B" w:rsidRDefault="00D530DF">
            <w:pPr>
              <w:keepNext/>
              <w:jc w:val="center"/>
              <w:rPr>
                <w:del w:id="725" w:author="lhc1990" w:date="2016-05-19T14:06:00Z"/>
                <w:rFonts w:ascii="Consolas" w:hAnsi="Consolas" w:cs="Consolas"/>
                <w:b/>
                <w:color w:val="FF0000"/>
              </w:rPr>
              <w:pPrChange w:id="726" w:author="lhc1990" w:date="2016-05-19T14:06:00Z">
                <w:pPr/>
              </w:pPrChange>
            </w:pPr>
            <w:del w:id="727" w:author="lhc1990" w:date="2016-05-19T14:06:00Z">
              <w:r w:rsidRPr="003C280D" w:rsidDel="00D5233B">
                <w:rPr>
                  <w:rFonts w:ascii="Consolas" w:hAnsi="Consolas" w:cs="Consolas"/>
                  <w:b/>
                  <w:color w:val="FF0000"/>
                </w:rPr>
                <w:delText>/*</w:delText>
              </w:r>
            </w:del>
          </w:p>
          <w:p w14:paraId="232AE0BC" w14:textId="67293236" w:rsidR="00D530DF" w:rsidDel="00D5233B" w:rsidRDefault="00D530DF">
            <w:pPr>
              <w:keepNext/>
              <w:jc w:val="center"/>
              <w:rPr>
                <w:del w:id="728" w:author="lhc1990" w:date="2016-05-19T14:06:00Z"/>
                <w:rFonts w:ascii="Consolas" w:hAnsi="Consolas" w:cs="Consolas"/>
              </w:rPr>
              <w:pPrChange w:id="729" w:author="lhc1990" w:date="2016-05-19T14:06:00Z">
                <w:pPr/>
              </w:pPrChange>
            </w:pPr>
            <w:del w:id="730" w:author="lhc1990" w:date="2016-05-19T14:06:00Z">
              <w:r w:rsidDel="00D5233B">
                <w:rPr>
                  <w:rFonts w:ascii="Consolas" w:hAnsi="Consolas" w:cs="Consolas"/>
                </w:rPr>
                <w:delText>// Test Name: crush-2.1</w:delText>
              </w:r>
            </w:del>
          </w:p>
          <w:p w14:paraId="3EFC555A" w14:textId="49E6ADF2" w:rsidR="00D530DF" w:rsidRPr="00D530DF" w:rsidDel="00D5233B" w:rsidRDefault="00D530DF">
            <w:pPr>
              <w:keepNext/>
              <w:jc w:val="center"/>
              <w:rPr>
                <w:del w:id="731" w:author="lhc1990" w:date="2016-05-19T14:06:00Z"/>
                <w:rFonts w:ascii="Consolas" w:hAnsi="Consolas" w:cs="Consolas"/>
              </w:rPr>
              <w:pPrChange w:id="732" w:author="lhc1990" w:date="2016-05-19T14:06:00Z">
                <w:pPr/>
              </w:pPrChange>
            </w:pPr>
            <w:del w:id="733" w:author="lhc1990" w:date="2016-05-19T14:06:00Z">
              <w:r w:rsidDel="00D5233B">
                <w:rPr>
                  <w:rFonts w:ascii="Consolas" w:hAnsi="Consolas" w:cs="Consolas" w:hint="eastAsia"/>
                </w:rPr>
                <w:delText>（略）</w:delText>
              </w:r>
            </w:del>
          </w:p>
          <w:p w14:paraId="71633B5A" w14:textId="2BEFA9C1" w:rsidR="00D530DF" w:rsidRPr="00D530DF" w:rsidDel="00D5233B" w:rsidRDefault="00D530DF">
            <w:pPr>
              <w:keepNext/>
              <w:jc w:val="center"/>
              <w:rPr>
                <w:del w:id="734" w:author="lhc1990" w:date="2016-05-19T14:06:00Z"/>
                <w:rFonts w:ascii="Consolas" w:hAnsi="Consolas" w:cs="Consolas"/>
                <w:b/>
                <w:color w:val="FF0000"/>
              </w:rPr>
              <w:pPrChange w:id="735" w:author="lhc1990" w:date="2016-05-19T14:06:00Z">
                <w:pPr/>
              </w:pPrChange>
            </w:pPr>
            <w:del w:id="736" w:author="lhc1990" w:date="2016-05-19T14:06:00Z">
              <w:r w:rsidDel="00D5233B">
                <w:rPr>
                  <w:rFonts w:ascii="Consolas" w:hAnsi="Consolas" w:cs="Consolas"/>
                  <w:b/>
                  <w:color w:val="FF0000"/>
                </w:rPr>
                <w:delText>*/</w:delText>
              </w:r>
            </w:del>
          </w:p>
          <w:p w14:paraId="06E8EDD9" w14:textId="3030FF79" w:rsidR="00961999" w:rsidRPr="00961999" w:rsidDel="00D5233B" w:rsidRDefault="00961999">
            <w:pPr>
              <w:keepNext/>
              <w:jc w:val="center"/>
              <w:rPr>
                <w:del w:id="737" w:author="lhc1990" w:date="2016-05-19T14:06:00Z"/>
                <w:rFonts w:ascii="Consolas" w:hAnsi="Consolas" w:cs="Consolas"/>
              </w:rPr>
              <w:pPrChange w:id="738" w:author="lhc1990" w:date="2016-05-19T14:06:00Z">
                <w:pPr/>
              </w:pPrChange>
            </w:pPr>
            <w:del w:id="739" w:author="lhc1990" w:date="2016-05-19T14:06:00Z">
              <w:r w:rsidRPr="00961999" w:rsidDel="00D5233B">
                <w:rPr>
                  <w:rFonts w:ascii="Consolas" w:hAnsi="Consolas" w:cs="Consolas"/>
                </w:rPr>
                <w:delText xml:space="preserve">//################################################ </w:delText>
              </w:r>
            </w:del>
          </w:p>
          <w:p w14:paraId="30F964F1" w14:textId="4F9EE069" w:rsidR="00961999" w:rsidRPr="00961999" w:rsidDel="00D5233B" w:rsidRDefault="00961999">
            <w:pPr>
              <w:keepNext/>
              <w:jc w:val="center"/>
              <w:rPr>
                <w:del w:id="740" w:author="lhc1990" w:date="2016-05-19T14:06:00Z"/>
                <w:rFonts w:ascii="Consolas" w:hAnsi="Consolas" w:cs="Consolas"/>
              </w:rPr>
              <w:pPrChange w:id="741" w:author="lhc1990" w:date="2016-05-19T14:06:00Z">
                <w:pPr/>
              </w:pPrChange>
            </w:pPr>
            <w:del w:id="742" w:author="lhc1990" w:date="2016-05-19T14:06:00Z">
              <w:r w:rsidRPr="00961999" w:rsidDel="00D5233B">
                <w:rPr>
                  <w:rFonts w:ascii="Consolas" w:hAnsi="Consolas" w:cs="Consolas"/>
                </w:rPr>
                <w:delText>// 2.4</w:delText>
              </w:r>
              <w:r w:rsidRPr="00961999" w:rsidDel="00D5233B">
                <w:rPr>
                  <w:rFonts w:ascii="Consolas" w:hAnsi="Consolas" w:cs="Consolas"/>
                </w:rPr>
                <w:delText xml:space="preserve">　はクラッシュの際に作成されたデータを使用して実行すること</w:delText>
              </w:r>
            </w:del>
          </w:p>
          <w:p w14:paraId="6AA2337C" w14:textId="244BD9A4" w:rsidR="00961999" w:rsidRPr="00961999" w:rsidDel="00D5233B" w:rsidRDefault="00961999">
            <w:pPr>
              <w:keepNext/>
              <w:jc w:val="center"/>
              <w:rPr>
                <w:del w:id="743" w:author="lhc1990" w:date="2016-05-19T14:06:00Z"/>
                <w:rFonts w:ascii="Consolas" w:hAnsi="Consolas" w:cs="Consolas"/>
              </w:rPr>
              <w:pPrChange w:id="744" w:author="lhc1990" w:date="2016-05-19T14:06:00Z">
                <w:pPr/>
              </w:pPrChange>
            </w:pPr>
            <w:del w:id="745" w:author="lhc1990" w:date="2016-05-19T14:06:00Z">
              <w:r w:rsidRPr="00961999" w:rsidDel="00D5233B">
                <w:rPr>
                  <w:rFonts w:ascii="Consolas" w:hAnsi="Consolas" w:cs="Consolas"/>
                </w:rPr>
                <w:delText>//################################################</w:delText>
              </w:r>
            </w:del>
          </w:p>
          <w:p w14:paraId="6B9E1641" w14:textId="67532655" w:rsidR="00961999" w:rsidRPr="00961999" w:rsidDel="00D5233B" w:rsidRDefault="00961999">
            <w:pPr>
              <w:keepNext/>
              <w:jc w:val="center"/>
              <w:rPr>
                <w:del w:id="746" w:author="lhc1990" w:date="2016-05-19T14:06:00Z"/>
                <w:rFonts w:ascii="Consolas" w:hAnsi="Consolas" w:cs="Consolas"/>
              </w:rPr>
              <w:pPrChange w:id="747" w:author="lhc1990" w:date="2016-05-19T14:06:00Z">
                <w:pPr/>
              </w:pPrChange>
            </w:pPr>
            <w:del w:id="748" w:author="lhc1990" w:date="2016-05-19T14:06:00Z">
              <w:r w:rsidRPr="00961999" w:rsidDel="00D5233B">
                <w:rPr>
                  <w:rFonts w:ascii="Consolas" w:hAnsi="Consolas" w:cs="Consolas"/>
                </w:rPr>
                <w:delText>// Test Name: crash-2.4</w:delText>
              </w:r>
            </w:del>
          </w:p>
          <w:p w14:paraId="2AC89F45" w14:textId="0C0746F5" w:rsidR="00961999" w:rsidRPr="00D530DF" w:rsidDel="00D5233B" w:rsidRDefault="00961999">
            <w:pPr>
              <w:keepNext/>
              <w:jc w:val="center"/>
              <w:rPr>
                <w:del w:id="749" w:author="lhc1990" w:date="2016-05-19T14:06:00Z"/>
                <w:rFonts w:ascii="Consolas" w:hAnsi="Consolas" w:cs="Consolas"/>
              </w:rPr>
              <w:pPrChange w:id="750" w:author="lhc1990" w:date="2016-05-19T14:06:00Z">
                <w:pPr/>
              </w:pPrChange>
            </w:pPr>
            <w:del w:id="751" w:author="lhc1990" w:date="2016-05-19T14:06:00Z">
              <w:r w:rsidRPr="00961999" w:rsidDel="00D5233B">
                <w:rPr>
                  <w:rFonts w:ascii="Consolas" w:hAnsi="Consolas" w:cs="Consolas"/>
                </w:rPr>
                <w:delText>assertTrue(thi</w:delText>
              </w:r>
              <w:r w:rsidR="00D530DF" w:rsidDel="00D5233B">
                <w:rPr>
                  <w:rFonts w:ascii="Consolas" w:hAnsi="Consolas" w:cs="Consolas"/>
                </w:rPr>
                <w:delText>s.verifySignature(SIGNATURE2));</w:delText>
              </w:r>
              <w:r w:rsidRPr="00144929" w:rsidDel="00D5233B">
                <w:rPr>
                  <w:rFonts w:ascii="Consolas" w:hAnsi="Consolas" w:cs="Consolas"/>
                  <w:b/>
                </w:rPr>
                <w:delText xml:space="preserve"> </w:delText>
              </w:r>
            </w:del>
          </w:p>
        </w:tc>
      </w:tr>
    </w:tbl>
    <w:p w14:paraId="3742785F" w14:textId="5DCAE5FD" w:rsidR="003C280D" w:rsidDel="00D5233B" w:rsidRDefault="003C280D">
      <w:pPr>
        <w:keepNext/>
        <w:jc w:val="center"/>
        <w:rPr>
          <w:del w:id="752" w:author="lhc1990" w:date="2016-05-19T14:06:00Z"/>
        </w:rPr>
        <w:pPrChange w:id="753" w:author="lhc1990" w:date="2016-05-19T14:06:00Z">
          <w:pPr/>
        </w:pPrChange>
      </w:pPr>
    </w:p>
    <w:p w14:paraId="0C10A55D" w14:textId="4323B9C3" w:rsidR="003C280D" w:rsidDel="00D5233B" w:rsidRDefault="000A13EA">
      <w:pPr>
        <w:pStyle w:val="ListParagraph"/>
        <w:keepNext/>
        <w:numPr>
          <w:ilvl w:val="0"/>
          <w:numId w:val="22"/>
        </w:numPr>
        <w:ind w:leftChars="0"/>
        <w:jc w:val="center"/>
        <w:rPr>
          <w:del w:id="754" w:author="lhc1990" w:date="2016-05-19T14:06:00Z"/>
        </w:rPr>
        <w:pPrChange w:id="755" w:author="lhc1990" w:date="2016-05-19T14:06:00Z">
          <w:pPr>
            <w:pStyle w:val="ListParagraph"/>
            <w:numPr>
              <w:numId w:val="22"/>
            </w:numPr>
            <w:ind w:leftChars="0" w:left="420" w:hanging="420"/>
          </w:pPr>
        </w:pPrChange>
      </w:pPr>
      <w:del w:id="756" w:author="lhc1990" w:date="2016-05-19T14:06:00Z">
        <w:r w:rsidDel="00D5233B">
          <w:rPr>
            <w:rFonts w:hint="eastAsia"/>
          </w:rPr>
          <w:delText>1</w:delText>
        </w:r>
        <w:r w:rsidDel="00D5233B">
          <w:rPr>
            <w:rFonts w:hint="eastAsia"/>
          </w:rPr>
          <w:delText>回目</w:delText>
        </w:r>
        <w:r w:rsidR="00BE5886" w:rsidDel="00D5233B">
          <w:rPr>
            <w:rFonts w:hint="eastAsia"/>
          </w:rPr>
          <w:delText>実行</w:delText>
        </w:r>
        <w:r w:rsidDel="00D5233B">
          <w:rPr>
            <w:rFonts w:hint="eastAsia"/>
          </w:rPr>
          <w:delText>中に、データベースファイルとジャーナルファイルを取得し、</w:delText>
        </w:r>
        <w:r w:rsidDel="00D5233B">
          <w:rPr>
            <w:rFonts w:hint="eastAsia"/>
          </w:rPr>
          <w:delText>2</w:delText>
        </w:r>
        <w:r w:rsidDel="00D5233B">
          <w:rPr>
            <w:rFonts w:hint="eastAsia"/>
          </w:rPr>
          <w:delText>回目</w:delText>
        </w:r>
        <w:r w:rsidR="00DE6A56" w:rsidDel="00D5233B">
          <w:rPr>
            <w:rFonts w:hint="eastAsia"/>
          </w:rPr>
          <w:delText>実行</w:delText>
        </w:r>
        <w:r w:rsidDel="00D5233B">
          <w:rPr>
            <w:rFonts w:hint="eastAsia"/>
          </w:rPr>
          <w:delText>に利用して</w:delText>
        </w:r>
        <w:r w:rsidR="00E726CE" w:rsidDel="00D5233B">
          <w:rPr>
            <w:rFonts w:hint="eastAsia"/>
          </w:rPr>
          <w:delText>下さい</w:delText>
        </w:r>
        <w:r w:rsidDel="00D5233B">
          <w:rPr>
            <w:rFonts w:hint="eastAsia"/>
          </w:rPr>
          <w:delText>。</w:delText>
        </w:r>
      </w:del>
    </w:p>
    <w:p w14:paraId="75A493E2" w14:textId="4C9A5038" w:rsidR="00BE7A98" w:rsidDel="00D5233B" w:rsidRDefault="00BE7A98">
      <w:pPr>
        <w:keepNext/>
        <w:jc w:val="center"/>
        <w:rPr>
          <w:del w:id="757" w:author="lhc1990" w:date="2016-05-19T14:06:00Z"/>
        </w:rPr>
        <w:pPrChange w:id="758" w:author="lhc1990" w:date="2016-05-19T14:06:00Z">
          <w:pPr/>
        </w:pPrChange>
      </w:pPr>
    </w:p>
    <w:p w14:paraId="45CA40A9" w14:textId="76D869DA" w:rsidR="00871805" w:rsidDel="00D5233B" w:rsidRDefault="000A13EA">
      <w:pPr>
        <w:keepNext/>
        <w:jc w:val="center"/>
        <w:rPr>
          <w:del w:id="759" w:author="lhc1990" w:date="2016-05-19T14:06:00Z"/>
        </w:rPr>
        <w:pPrChange w:id="760" w:author="lhc1990" w:date="2016-05-19T14:06:00Z">
          <w:pPr/>
        </w:pPrChange>
      </w:pPr>
      <w:del w:id="761" w:author="lhc1990" w:date="2016-05-19T14:06:00Z">
        <w:r w:rsidDel="00D5233B">
          <w:rPr>
            <w:rFonts w:hint="eastAsia"/>
          </w:rPr>
          <w:delText>1</w:delText>
        </w:r>
        <w:r w:rsidDel="00D5233B">
          <w:rPr>
            <w:rFonts w:hint="eastAsia"/>
          </w:rPr>
          <w:delText>回目実行中にデータベースファイルと、ジャーナルファイルを取得します。</w:delText>
        </w:r>
        <w:r w:rsidDel="00D5233B">
          <w:rPr>
            <w:rFonts w:hint="eastAsia"/>
          </w:rPr>
          <w:delText>Logcat</w:delText>
        </w:r>
        <w:r w:rsidDel="00D5233B">
          <w:rPr>
            <w:rFonts w:hint="eastAsia"/>
          </w:rPr>
          <w:delText>で「</w:delText>
        </w:r>
        <w:r w:rsidRPr="000A13EA" w:rsidDel="00D5233B">
          <w:rPr>
            <w:rFonts w:hint="eastAsia"/>
          </w:rPr>
          <w:delText xml:space="preserve">######## </w:delText>
        </w:r>
        <w:r w:rsidRPr="000A13EA" w:rsidDel="00D5233B">
          <w:rPr>
            <w:rFonts w:hint="eastAsia"/>
          </w:rPr>
          <w:delText>ここでクラッシュ</w:delText>
        </w:r>
        <w:r w:rsidRPr="000A13EA" w:rsidDel="00D5233B">
          <w:rPr>
            <w:rFonts w:hint="eastAsia"/>
          </w:rPr>
          <w:delText xml:space="preserve"> ##############</w:delText>
        </w:r>
        <w:r w:rsidDel="00D5233B">
          <w:rPr>
            <w:rFonts w:hint="eastAsia"/>
          </w:rPr>
          <w:delText>」と表示されたタイミング</w:delText>
        </w:r>
        <w:r w:rsidR="00BE7A98" w:rsidDel="00D5233B">
          <w:rPr>
            <w:rFonts w:hint="eastAsia"/>
          </w:rPr>
          <w:delText>（</w:delText>
        </w:r>
        <w:r w:rsidR="00BE7A98" w:rsidDel="00D5233B">
          <w:rPr>
            <w:rFonts w:hint="eastAsia"/>
          </w:rPr>
          <w:delText>Logcat</w:delText>
        </w:r>
        <w:r w:rsidR="00BE7A98" w:rsidDel="00D5233B">
          <w:rPr>
            <w:rFonts w:hint="eastAsia"/>
          </w:rPr>
          <w:delText>のフィルタに「</w:delText>
        </w:r>
        <w:r w:rsidR="00C76685" w:rsidDel="00D5233B">
          <w:rPr>
            <w:rFonts w:hint="eastAsia"/>
          </w:rPr>
          <w:delText>#</w:delText>
        </w:r>
        <w:r w:rsidR="00BE7A98" w:rsidDel="00D5233B">
          <w:rPr>
            <w:rFonts w:hint="eastAsia"/>
          </w:rPr>
          <w:delText>」を入力しておくとわかりやすくなります）</w:delText>
        </w:r>
        <w:r w:rsidDel="00D5233B">
          <w:rPr>
            <w:rFonts w:hint="eastAsia"/>
          </w:rPr>
          <w:delText>で、</w:delText>
        </w:r>
        <w:r w:rsidR="004010BD" w:rsidDel="00D5233B">
          <w:rPr>
            <w:rFonts w:hint="eastAsia"/>
          </w:rPr>
          <w:delText>/data/data/[</w:delText>
        </w:r>
        <w:r w:rsidR="004010BD" w:rsidDel="00D5233B">
          <w:rPr>
            <w:rFonts w:hint="eastAsia"/>
          </w:rPr>
          <w:delText>パッケージ名</w:delText>
        </w:r>
        <w:r w:rsidR="004010BD" w:rsidDel="00D5233B">
          <w:rPr>
            <w:rFonts w:hint="eastAsia"/>
          </w:rPr>
          <w:delText>]/databases</w:delText>
        </w:r>
        <w:r w:rsidR="004010BD" w:rsidDel="00D5233B">
          <w:rPr>
            <w:rFonts w:hint="eastAsia"/>
          </w:rPr>
          <w:delText>を</w:delText>
        </w:r>
        <w:r w:rsidR="00BE7A98" w:rsidDel="00D5233B">
          <w:rPr>
            <w:rFonts w:hint="eastAsia"/>
          </w:rPr>
          <w:delText>PULL</w:delText>
        </w:r>
        <w:r w:rsidR="004010BD" w:rsidDel="00D5233B">
          <w:rPr>
            <w:rFonts w:hint="eastAsia"/>
          </w:rPr>
          <w:delText>（</w:delText>
        </w:r>
        <w:r w:rsidR="004010BD" w:rsidDel="00D5233B">
          <w:rPr>
            <w:rFonts w:hint="eastAsia"/>
          </w:rPr>
          <w:delText>Android</w:delText>
        </w:r>
        <w:r w:rsidR="004010BD" w:rsidDel="00D5233B">
          <w:rPr>
            <w:rFonts w:hint="eastAsia"/>
          </w:rPr>
          <w:delText>端末から</w:delText>
        </w:r>
        <w:r w:rsidR="004010BD" w:rsidDel="00D5233B">
          <w:rPr>
            <w:rFonts w:hint="eastAsia"/>
          </w:rPr>
          <w:delText>Windows</w:delText>
        </w:r>
        <w:r w:rsidR="004010BD" w:rsidDel="00D5233B">
          <w:rPr>
            <w:rFonts w:hint="eastAsia"/>
          </w:rPr>
          <w:delText>端末にファイルをコピーする処理）します。</w:delText>
        </w:r>
      </w:del>
    </w:p>
    <w:p w14:paraId="7B1F5B19" w14:textId="373C4077" w:rsidR="00A0736D" w:rsidDel="00D5233B" w:rsidRDefault="00580CD9">
      <w:pPr>
        <w:keepNext/>
        <w:jc w:val="center"/>
        <w:rPr>
          <w:del w:id="762" w:author="lhc1990" w:date="2016-05-19T14:06:00Z"/>
        </w:rPr>
        <w:pPrChange w:id="763" w:author="lhc1990" w:date="2016-05-19T14:06:00Z">
          <w:pPr/>
        </w:pPrChange>
      </w:pPr>
      <w:del w:id="764" w:author="lhc1990" w:date="2016-05-19T14:06:00Z">
        <w:r w:rsidDel="00D5233B">
          <w:fldChar w:fldCharType="begin"/>
        </w:r>
        <w:r w:rsidDel="00D5233B">
          <w:delInstrText xml:space="preserve"> </w:delInstrText>
        </w:r>
        <w:r w:rsidDel="00D5233B">
          <w:rPr>
            <w:rFonts w:hint="eastAsia"/>
          </w:rPr>
          <w:delInstrText>REF _Ref416092075 \h</w:delInstrText>
        </w:r>
        <w:r w:rsidDel="00D5233B">
          <w:delInstrText xml:space="preserve"> </w:delInstrText>
        </w:r>
        <w:r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3</w:delText>
        </w:r>
        <w:r w:rsidDel="00D5233B">
          <w:fldChar w:fldCharType="end"/>
        </w:r>
        <w:r w:rsidDel="00D5233B">
          <w:rPr>
            <w:rFonts w:hint="eastAsia"/>
          </w:rPr>
          <w:delText>に</w:delText>
        </w:r>
        <w:r w:rsidR="00BE7A98" w:rsidDel="00D5233B">
          <w:rPr>
            <w:rFonts w:hint="eastAsia"/>
          </w:rPr>
          <w:delText>、</w:delText>
        </w:r>
        <w:r w:rsidR="00BE7A98" w:rsidDel="00D5233B">
          <w:rPr>
            <w:rFonts w:hint="eastAsia"/>
          </w:rPr>
          <w:delText>Eclipse</w:delText>
        </w:r>
        <w:r w:rsidR="00BE7A98" w:rsidDel="00D5233B">
          <w:rPr>
            <w:rFonts w:hint="eastAsia"/>
          </w:rPr>
          <w:delText>で</w:delText>
        </w:r>
        <w:r w:rsidR="00BE7A98" w:rsidDel="00D5233B">
          <w:rPr>
            <w:rFonts w:hint="eastAsia"/>
          </w:rPr>
          <w:delText>Logcat</w:delText>
        </w:r>
        <w:r w:rsidR="00BE7A98" w:rsidDel="00D5233B">
          <w:rPr>
            <w:rFonts w:hint="eastAsia"/>
          </w:rPr>
          <w:delText>と</w:delText>
        </w:r>
        <w:r w:rsidR="00BE7A98" w:rsidDel="00D5233B">
          <w:rPr>
            <w:rFonts w:hint="eastAsia"/>
          </w:rPr>
          <w:delText>File Explorer</w:delText>
        </w:r>
        <w:r w:rsidR="00BE7A98" w:rsidDel="00D5233B">
          <w:rPr>
            <w:rFonts w:hint="eastAsia"/>
          </w:rPr>
          <w:delText>を表示して、</w:delText>
        </w:r>
        <w:r w:rsidR="00BE7A98" w:rsidDel="00D5233B">
          <w:rPr>
            <w:rFonts w:hint="eastAsia"/>
          </w:rPr>
          <w:delText>PULL</w:delText>
        </w:r>
        <w:r w:rsidR="00BE7A98" w:rsidDel="00D5233B">
          <w:rPr>
            <w:rFonts w:hint="eastAsia"/>
          </w:rPr>
          <w:delText>する方法を記載します。なお、</w:delText>
        </w:r>
        <w:r w:rsidR="00BE7A98" w:rsidDel="00D5233B">
          <w:rPr>
            <w:rFonts w:hint="eastAsia"/>
          </w:rPr>
          <w:delText>Eclipse</w:delText>
        </w:r>
        <w:r w:rsidR="00BE7A98" w:rsidDel="00D5233B">
          <w:rPr>
            <w:rFonts w:hint="eastAsia"/>
          </w:rPr>
          <w:delText>に</w:delText>
        </w:r>
        <w:r w:rsidR="00BE7A98" w:rsidDel="00D5233B">
          <w:rPr>
            <w:rFonts w:hint="eastAsia"/>
          </w:rPr>
          <w:delText>Logcat</w:delText>
        </w:r>
        <w:r w:rsidR="00BE7A98" w:rsidDel="00D5233B">
          <w:rPr>
            <w:rFonts w:hint="eastAsia"/>
          </w:rPr>
          <w:delText>と</w:delText>
        </w:r>
        <w:r w:rsidR="00BE7A98" w:rsidDel="00D5233B">
          <w:rPr>
            <w:rFonts w:hint="eastAsia"/>
          </w:rPr>
          <w:delText>File Explorer</w:delText>
        </w:r>
        <w:r w:rsidR="00BE7A98" w:rsidDel="00D5233B">
          <w:rPr>
            <w:rFonts w:hint="eastAsia"/>
          </w:rPr>
          <w:delText>が表示されていない場合は、</w:delText>
        </w:r>
        <w:r w:rsidR="002A392C" w:rsidDel="00D5233B">
          <w:rPr>
            <w:rFonts w:hint="eastAsia"/>
          </w:rPr>
          <w:delText>Eclipse</w:delText>
        </w:r>
        <w:r w:rsidR="002A392C" w:rsidDel="00D5233B">
          <w:rPr>
            <w:rFonts w:hint="eastAsia"/>
          </w:rPr>
          <w:delText>メニューの</w:delText>
        </w:r>
        <w:r w:rsidR="00DA0D24" w:rsidDel="00D5233B">
          <w:rPr>
            <w:rFonts w:hint="eastAsia"/>
          </w:rPr>
          <w:delText>「</w:delText>
        </w:r>
        <w:r w:rsidR="00DA0D24" w:rsidDel="00D5233B">
          <w:rPr>
            <w:rFonts w:hint="eastAsia"/>
          </w:rPr>
          <w:delText>Window</w:delText>
        </w:r>
        <w:r w:rsidR="00DA0D24" w:rsidDel="00D5233B">
          <w:rPr>
            <w:rFonts w:hint="eastAsia"/>
          </w:rPr>
          <w:delText>」→「</w:delText>
        </w:r>
        <w:r w:rsidR="00DA0D24" w:rsidDel="00D5233B">
          <w:rPr>
            <w:rFonts w:hint="eastAsia"/>
          </w:rPr>
          <w:delText>Show View</w:delText>
        </w:r>
        <w:r w:rsidR="00DA0D24" w:rsidDel="00D5233B">
          <w:rPr>
            <w:rFonts w:hint="eastAsia"/>
          </w:rPr>
          <w:delText>」→「</w:delText>
        </w:r>
        <w:r w:rsidR="00DA0D24" w:rsidDel="00D5233B">
          <w:rPr>
            <w:rFonts w:hint="eastAsia"/>
          </w:rPr>
          <w:delText>Other</w:delText>
        </w:r>
        <w:r w:rsidR="00DA0D24" w:rsidDel="00D5233B">
          <w:delText>…</w:delText>
        </w:r>
        <w:r w:rsidR="00DA0D24" w:rsidDel="00D5233B">
          <w:rPr>
            <w:rFonts w:hint="eastAsia"/>
          </w:rPr>
          <w:delText>」をクリックし、「</w:delText>
        </w:r>
        <w:r w:rsidR="00E56A97" w:rsidDel="00D5233B">
          <w:delText>Android</w:delText>
        </w:r>
        <w:r w:rsidR="00DA0D24" w:rsidDel="00D5233B">
          <w:rPr>
            <w:rFonts w:hint="eastAsia"/>
          </w:rPr>
          <w:delText>」→「</w:delText>
        </w:r>
        <w:r w:rsidR="00DA0D24" w:rsidDel="00D5233B">
          <w:rPr>
            <w:rFonts w:hint="eastAsia"/>
          </w:rPr>
          <w:delText>Logcat</w:delText>
        </w:r>
        <w:r w:rsidR="00DA0D24" w:rsidDel="00D5233B">
          <w:rPr>
            <w:rFonts w:hint="eastAsia"/>
          </w:rPr>
          <w:delText>」</w:delText>
        </w:r>
        <w:r w:rsidR="00925FE0" w:rsidDel="00D5233B">
          <w:rPr>
            <w:rFonts w:hint="eastAsia"/>
          </w:rPr>
          <w:delText>や</w:delText>
        </w:r>
        <w:r w:rsidR="00DA0D24" w:rsidDel="00D5233B">
          <w:rPr>
            <w:rFonts w:hint="eastAsia"/>
          </w:rPr>
          <w:delText>「</w:delText>
        </w:r>
        <w:r w:rsidR="00DA0D24" w:rsidDel="00D5233B">
          <w:rPr>
            <w:rFonts w:hint="eastAsia"/>
          </w:rPr>
          <w:delText>Android</w:delText>
        </w:r>
        <w:r w:rsidR="00DA0D24" w:rsidDel="00D5233B">
          <w:rPr>
            <w:rFonts w:hint="eastAsia"/>
          </w:rPr>
          <w:delText>」→「</w:delText>
        </w:r>
        <w:r w:rsidR="00DA0D24" w:rsidDel="00D5233B">
          <w:rPr>
            <w:rFonts w:hint="eastAsia"/>
          </w:rPr>
          <w:delText>File Explorer</w:delText>
        </w:r>
        <w:r w:rsidR="00DA0D24" w:rsidDel="00D5233B">
          <w:rPr>
            <w:rFonts w:hint="eastAsia"/>
          </w:rPr>
          <w:delText>」をフォーカスし、「</w:delText>
        </w:r>
        <w:r w:rsidR="00DA0D24" w:rsidDel="00D5233B">
          <w:rPr>
            <w:rFonts w:hint="eastAsia"/>
          </w:rPr>
          <w:delText>OK</w:delText>
        </w:r>
        <w:r w:rsidR="00DA0D24" w:rsidDel="00D5233B">
          <w:rPr>
            <w:rFonts w:hint="eastAsia"/>
          </w:rPr>
          <w:delText>」ボタンをクリックして</w:delText>
        </w:r>
        <w:r w:rsidR="00E726CE" w:rsidDel="00D5233B">
          <w:rPr>
            <w:rFonts w:hint="eastAsia"/>
          </w:rPr>
          <w:delText>下さい</w:delText>
        </w:r>
        <w:r w:rsidR="00DA0D24" w:rsidDel="00D5233B">
          <w:rPr>
            <w:rFonts w:hint="eastAsia"/>
          </w:rPr>
          <w:delText>。</w:delText>
        </w:r>
      </w:del>
    </w:p>
    <w:p w14:paraId="7CF6C7C3" w14:textId="1D81D599" w:rsidR="00BE7A98" w:rsidDel="00D5233B" w:rsidRDefault="00BE7A98">
      <w:pPr>
        <w:keepNext/>
        <w:jc w:val="center"/>
        <w:rPr>
          <w:del w:id="765" w:author="lhc1990" w:date="2016-05-19T14:06:00Z"/>
        </w:rPr>
        <w:pPrChange w:id="766" w:author="lhc1990" w:date="2016-05-19T14:06:00Z">
          <w:pPr/>
        </w:pPrChange>
      </w:pPr>
    </w:p>
    <w:p w14:paraId="225A8372" w14:textId="3142E92F" w:rsidR="00BE7A98" w:rsidDel="00D5233B" w:rsidRDefault="00BE7A98">
      <w:pPr>
        <w:keepNext/>
        <w:jc w:val="center"/>
        <w:rPr>
          <w:del w:id="767" w:author="lhc1990" w:date="2016-05-19T14:06:00Z"/>
        </w:rPr>
        <w:pPrChange w:id="768" w:author="lhc1990" w:date="2016-05-19T14:06:00Z">
          <w:pPr>
            <w:keepNext/>
          </w:pPr>
        </w:pPrChange>
      </w:pPr>
      <w:del w:id="769" w:author="lhc1990" w:date="2016-05-19T14:06:00Z">
        <w:r w:rsidDel="00D5233B">
          <w:rPr>
            <w:noProof/>
          </w:rPr>
          <w:drawing>
            <wp:inline distT="0" distB="0" distL="0" distR="0" wp14:anchorId="0A2264ED" wp14:editId="64868C19">
              <wp:extent cx="5232145" cy="3541827"/>
              <wp:effectExtent l="0" t="0" r="6985" b="190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336" cy="3546018"/>
                      </a:xfrm>
                      <a:prstGeom prst="rect">
                        <a:avLst/>
                      </a:prstGeom>
                      <a:noFill/>
                      <a:ln>
                        <a:noFill/>
                      </a:ln>
                    </pic:spPr>
                  </pic:pic>
                </a:graphicData>
              </a:graphic>
            </wp:inline>
          </w:drawing>
        </w:r>
      </w:del>
    </w:p>
    <w:p w14:paraId="05716CC8" w14:textId="67FA294B" w:rsidR="00BE7A98" w:rsidDel="00D5233B" w:rsidRDefault="00BE7A98">
      <w:pPr>
        <w:pStyle w:val="Caption"/>
        <w:keepNext/>
        <w:jc w:val="center"/>
        <w:rPr>
          <w:del w:id="770" w:author="lhc1990" w:date="2016-05-19T14:06:00Z"/>
        </w:rPr>
        <w:pPrChange w:id="771" w:author="lhc1990" w:date="2016-05-19T14:06:00Z">
          <w:pPr>
            <w:pStyle w:val="Caption"/>
            <w:jc w:val="center"/>
          </w:pPr>
        </w:pPrChange>
      </w:pPr>
      <w:bookmarkStart w:id="772" w:name="_Ref416967498"/>
      <w:bookmarkStart w:id="773" w:name="_Ref416092075"/>
      <w:del w:id="774"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3</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3</w:delText>
        </w:r>
        <w:r w:rsidR="00184145" w:rsidDel="00D5233B">
          <w:rPr>
            <w:b w:val="0"/>
            <w:bCs w:val="0"/>
          </w:rPr>
          <w:fldChar w:fldCharType="end"/>
        </w:r>
        <w:bookmarkEnd w:id="772"/>
        <w:bookmarkEnd w:id="773"/>
        <w:r w:rsidDel="00D5233B">
          <w:rPr>
            <w:rFonts w:hint="eastAsia"/>
          </w:rPr>
          <w:delText xml:space="preserve"> </w:delText>
        </w:r>
        <w:r w:rsidDel="00D5233B">
          <w:rPr>
            <w:rFonts w:hint="eastAsia"/>
          </w:rPr>
          <w:delText>クラッシュテストで</w:delText>
        </w:r>
        <w:r w:rsidDel="00D5233B">
          <w:rPr>
            <w:rFonts w:hint="eastAsia"/>
          </w:rPr>
          <w:delText>PULL</w:delText>
        </w:r>
        <w:r w:rsidDel="00D5233B">
          <w:rPr>
            <w:rFonts w:hint="eastAsia"/>
          </w:rPr>
          <w:delText>するときの画面</w:delText>
        </w:r>
      </w:del>
    </w:p>
    <w:p w14:paraId="6B66E941" w14:textId="030F12A4" w:rsidR="00871805" w:rsidDel="00D5233B" w:rsidRDefault="00871805">
      <w:pPr>
        <w:keepNext/>
        <w:jc w:val="center"/>
        <w:rPr>
          <w:del w:id="775" w:author="lhc1990" w:date="2016-05-19T14:06:00Z"/>
        </w:rPr>
        <w:pPrChange w:id="776" w:author="lhc1990" w:date="2016-05-19T14:06:00Z">
          <w:pPr/>
        </w:pPrChange>
      </w:pPr>
    </w:p>
    <w:p w14:paraId="660F5015" w14:textId="77E9393C" w:rsidR="00871805" w:rsidDel="00D5233B" w:rsidRDefault="00871805">
      <w:pPr>
        <w:keepNext/>
        <w:jc w:val="center"/>
        <w:rPr>
          <w:del w:id="777" w:author="lhc1990" w:date="2016-05-19T14:06:00Z"/>
        </w:rPr>
      </w:pPr>
      <w:del w:id="778" w:author="lhc1990" w:date="2016-05-19T14:06:00Z">
        <w:r w:rsidDel="00D5233B">
          <w:rPr>
            <w:noProof/>
          </w:rPr>
          <w:drawing>
            <wp:inline distT="0" distB="0" distL="0" distR="0" wp14:anchorId="18B9772C" wp14:editId="1E1D8F87">
              <wp:extent cx="3833440" cy="2122276"/>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クラッシュテスト２.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34224" cy="2122710"/>
                      </a:xfrm>
                      <a:prstGeom prst="rect">
                        <a:avLst/>
                      </a:prstGeom>
                    </pic:spPr>
                  </pic:pic>
                </a:graphicData>
              </a:graphic>
            </wp:inline>
          </w:drawing>
        </w:r>
      </w:del>
    </w:p>
    <w:p w14:paraId="74801E00" w14:textId="644D082A" w:rsidR="00871805" w:rsidDel="00D5233B" w:rsidRDefault="00871805">
      <w:pPr>
        <w:pStyle w:val="Caption"/>
        <w:keepNext/>
        <w:jc w:val="center"/>
        <w:rPr>
          <w:del w:id="779" w:author="lhc1990" w:date="2016-05-19T14:06:00Z"/>
        </w:rPr>
        <w:pPrChange w:id="780" w:author="lhc1990" w:date="2016-05-19T14:06:00Z">
          <w:pPr>
            <w:pStyle w:val="Caption"/>
            <w:jc w:val="center"/>
          </w:pPr>
        </w:pPrChange>
      </w:pPr>
      <w:del w:id="781"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3</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4</w:delText>
        </w:r>
        <w:r w:rsidR="00184145" w:rsidDel="00D5233B">
          <w:rPr>
            <w:b w:val="0"/>
            <w:bCs w:val="0"/>
          </w:rPr>
          <w:fldChar w:fldCharType="end"/>
        </w:r>
        <w:r w:rsidDel="00D5233B">
          <w:rPr>
            <w:rFonts w:hint="eastAsia"/>
          </w:rPr>
          <w:delText xml:space="preserve"> Windows</w:delText>
        </w:r>
        <w:r w:rsidDel="00D5233B">
          <w:rPr>
            <w:rFonts w:hint="eastAsia"/>
          </w:rPr>
          <w:delText>に保存されたデータベース</w:delText>
        </w:r>
        <w:r w:rsidR="00690827" w:rsidDel="00D5233B">
          <w:rPr>
            <w:rFonts w:hint="eastAsia"/>
          </w:rPr>
          <w:delText>ファイル</w:delText>
        </w:r>
        <w:r w:rsidDel="00D5233B">
          <w:rPr>
            <w:rFonts w:hint="eastAsia"/>
          </w:rPr>
          <w:delText>とジャーナルファイル</w:delText>
        </w:r>
      </w:del>
    </w:p>
    <w:p w14:paraId="720BE72C" w14:textId="7A3F1A0E" w:rsidR="00871805" w:rsidRPr="009C7709" w:rsidDel="00D5233B" w:rsidRDefault="00871805">
      <w:pPr>
        <w:keepNext/>
        <w:jc w:val="center"/>
        <w:rPr>
          <w:del w:id="782" w:author="lhc1990" w:date="2016-05-19T14:06:00Z"/>
        </w:rPr>
        <w:pPrChange w:id="783" w:author="lhc1990" w:date="2016-05-19T14:06:00Z">
          <w:pPr/>
        </w:pPrChange>
      </w:pPr>
    </w:p>
    <w:p w14:paraId="4DB088E1" w14:textId="466C3D7E" w:rsidR="00935FEE" w:rsidDel="00D5233B" w:rsidRDefault="00580CD9">
      <w:pPr>
        <w:keepNext/>
        <w:ind w:firstLineChars="50" w:firstLine="105"/>
        <w:jc w:val="center"/>
        <w:rPr>
          <w:del w:id="784" w:author="lhc1990" w:date="2016-05-19T14:06:00Z"/>
        </w:rPr>
        <w:pPrChange w:id="785" w:author="lhc1990" w:date="2016-05-19T14:06:00Z">
          <w:pPr>
            <w:ind w:firstLineChars="50" w:firstLine="105"/>
          </w:pPr>
        </w:pPrChange>
      </w:pPr>
      <w:del w:id="786" w:author="lhc1990" w:date="2016-05-19T14:06:00Z">
        <w:r w:rsidDel="00D5233B">
          <w:rPr>
            <w:rFonts w:hint="eastAsia"/>
          </w:rPr>
          <w:delText>1</w:delText>
        </w:r>
        <w:r w:rsidDel="00D5233B">
          <w:rPr>
            <w:rFonts w:hint="eastAsia"/>
          </w:rPr>
          <w:delText>回目の試験は通りません（</w:delText>
        </w:r>
        <w:r w:rsidR="00E56A97" w:rsidDel="00D5233B">
          <w:delText>J</w:delText>
        </w:r>
        <w:r w:rsidR="00E56A97" w:rsidDel="00D5233B">
          <w:rPr>
            <w:rFonts w:hint="eastAsia"/>
          </w:rPr>
          <w:delText>Unit</w:delText>
        </w:r>
        <w:r w:rsidDel="00D5233B">
          <w:rPr>
            <w:rFonts w:hint="eastAsia"/>
          </w:rPr>
          <w:delText>で赤色になります）。</w:delText>
        </w:r>
        <w:r w:rsidR="00935FEE" w:rsidDel="00D5233B">
          <w:rPr>
            <w:rFonts w:hint="eastAsia"/>
          </w:rPr>
          <w:delText>2</w:delText>
        </w:r>
        <w:r w:rsidR="00935FEE" w:rsidDel="00D5233B">
          <w:rPr>
            <w:rFonts w:hint="eastAsia"/>
          </w:rPr>
          <w:delText>回目は、</w:delText>
        </w:r>
        <w:r w:rsidR="00935FEE" w:rsidDel="00D5233B">
          <w:rPr>
            <w:rFonts w:hint="eastAsia"/>
          </w:rPr>
          <w:delText>1</w:delText>
        </w:r>
        <w:r w:rsidR="00935FEE" w:rsidDel="00D5233B">
          <w:rPr>
            <w:rFonts w:hint="eastAsia"/>
          </w:rPr>
          <w:delText>回目で</w:delText>
        </w:r>
        <w:r w:rsidR="00935FEE" w:rsidDel="00D5233B">
          <w:rPr>
            <w:rFonts w:hint="eastAsia"/>
          </w:rPr>
          <w:delText>PULL</w:delText>
        </w:r>
        <w:r w:rsidR="00935FEE" w:rsidDel="00D5233B">
          <w:rPr>
            <w:rFonts w:hint="eastAsia"/>
          </w:rPr>
          <w:delText>したファイルを同じ場所に</w:delText>
        </w:r>
        <w:r w:rsidR="00935FEE" w:rsidDel="00D5233B">
          <w:rPr>
            <w:rFonts w:hint="eastAsia"/>
          </w:rPr>
          <w:delText>PUSH</w:delText>
        </w:r>
        <w:r w:rsidR="00935FEE" w:rsidDel="00D5233B">
          <w:rPr>
            <w:rFonts w:hint="eastAsia"/>
          </w:rPr>
          <w:delText>（</w:delText>
        </w:r>
        <w:r w:rsidR="00935FEE" w:rsidDel="00D5233B">
          <w:rPr>
            <w:rFonts w:hint="eastAsia"/>
          </w:rPr>
          <w:delText>Windows</w:delText>
        </w:r>
        <w:r w:rsidR="00935FEE" w:rsidDel="00D5233B">
          <w:rPr>
            <w:rFonts w:hint="eastAsia"/>
          </w:rPr>
          <w:delText>上のファイルを</w:delText>
        </w:r>
        <w:r w:rsidR="00935FEE" w:rsidDel="00D5233B">
          <w:rPr>
            <w:rFonts w:hint="eastAsia"/>
          </w:rPr>
          <w:delText>Android</w:delText>
        </w:r>
        <w:r w:rsidR="00935FEE" w:rsidDel="00D5233B">
          <w:rPr>
            <w:rFonts w:hint="eastAsia"/>
          </w:rPr>
          <w:delText>端末に保存）します。</w:delText>
        </w:r>
        <w:r w:rsidR="00935FEE" w:rsidDel="00D5233B">
          <w:fldChar w:fldCharType="begin"/>
        </w:r>
        <w:r w:rsidR="00935FEE" w:rsidDel="00D5233B">
          <w:delInstrText xml:space="preserve"> </w:delInstrText>
        </w:r>
        <w:r w:rsidR="00935FEE" w:rsidDel="00D5233B">
          <w:rPr>
            <w:rFonts w:hint="eastAsia"/>
          </w:rPr>
          <w:delInstrText>REF _Ref416092075 \h</w:delInstrText>
        </w:r>
        <w:r w:rsidR="00935FEE" w:rsidDel="00D5233B">
          <w:delInstrText xml:space="preserve"> </w:delInstrText>
        </w:r>
        <w:r w:rsidR="00935FEE"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3</w:delText>
        </w:r>
        <w:r w:rsidR="00935FEE" w:rsidDel="00D5233B">
          <w:fldChar w:fldCharType="end"/>
        </w:r>
        <w:r w:rsidR="00935FEE" w:rsidDel="00D5233B">
          <w:rPr>
            <w:rFonts w:hint="eastAsia"/>
          </w:rPr>
          <w:delText>の</w:delText>
        </w:r>
        <w:r w:rsidR="00935FEE" w:rsidDel="00D5233B">
          <w:rPr>
            <w:rFonts w:hint="eastAsia"/>
          </w:rPr>
          <w:delText>pull</w:delText>
        </w:r>
        <w:r w:rsidR="00935FEE" w:rsidDel="00D5233B">
          <w:rPr>
            <w:rFonts w:hint="eastAsia"/>
          </w:rPr>
          <w:delText>ボタンの右隣が、</w:delText>
        </w:r>
        <w:r w:rsidR="00935FEE" w:rsidDel="00D5233B">
          <w:rPr>
            <w:rFonts w:hint="eastAsia"/>
          </w:rPr>
          <w:delText>push</w:delText>
        </w:r>
        <w:r w:rsidR="00935FEE" w:rsidDel="00D5233B">
          <w:rPr>
            <w:rFonts w:hint="eastAsia"/>
          </w:rPr>
          <w:delText>ボタンになります。</w:delText>
        </w:r>
        <w:r w:rsidR="00935FEE" w:rsidDel="00D5233B">
          <w:fldChar w:fldCharType="begin"/>
        </w:r>
        <w:r w:rsidR="00935FEE" w:rsidDel="00D5233B">
          <w:delInstrText xml:space="preserve"> </w:delInstrText>
        </w:r>
        <w:r w:rsidR="00935FEE" w:rsidDel="00D5233B">
          <w:rPr>
            <w:rFonts w:hint="eastAsia"/>
          </w:rPr>
          <w:delInstrText>REF _Ref416089974 \h</w:delInstrText>
        </w:r>
        <w:r w:rsidR="00935FEE" w:rsidDel="00D5233B">
          <w:delInstrText xml:space="preserve"> </w:delInstrText>
        </w:r>
        <w:r w:rsidR="00935FEE"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4</w:delText>
        </w:r>
        <w:r w:rsidR="00935FEE" w:rsidDel="00D5233B">
          <w:fldChar w:fldCharType="end"/>
        </w:r>
        <w:r w:rsidR="00935FEE" w:rsidDel="00D5233B">
          <w:rPr>
            <w:rFonts w:hint="eastAsia"/>
          </w:rPr>
          <w:delText>で示した部分を実行すれば試験は通ります（</w:delText>
        </w:r>
        <w:r w:rsidR="00E56A97" w:rsidDel="00D5233B">
          <w:delText>J</w:delText>
        </w:r>
        <w:r w:rsidR="00E56A97" w:rsidDel="00D5233B">
          <w:rPr>
            <w:rFonts w:hint="eastAsia"/>
          </w:rPr>
          <w:delText>Unit</w:delText>
        </w:r>
        <w:r w:rsidR="00935FEE" w:rsidDel="00D5233B">
          <w:rPr>
            <w:rFonts w:hint="eastAsia"/>
          </w:rPr>
          <w:delText>で緑が表示されます）</w:delText>
        </w:r>
        <w:r w:rsidR="00C37038" w:rsidDel="00D5233B">
          <w:rPr>
            <w:rFonts w:hint="eastAsia"/>
          </w:rPr>
          <w:delText>。</w:delText>
        </w:r>
        <w:r w:rsidR="00BF4405" w:rsidDel="00D5233B">
          <w:rPr>
            <w:rFonts w:hint="eastAsia"/>
          </w:rPr>
          <w:delText>緑が表示されなかった場合、</w:delText>
        </w:r>
        <w:r w:rsidR="00C82D4A" w:rsidDel="00D5233B">
          <w:rPr>
            <w:rFonts w:hint="eastAsia"/>
          </w:rPr>
          <w:delText>1</w:delText>
        </w:r>
        <w:r w:rsidR="00C82D4A" w:rsidDel="00D5233B">
          <w:rPr>
            <w:rFonts w:hint="eastAsia"/>
          </w:rPr>
          <w:delText>回目で</w:delText>
        </w:r>
        <w:r w:rsidR="00C82D4A" w:rsidDel="00D5233B">
          <w:rPr>
            <w:rFonts w:hint="eastAsia"/>
          </w:rPr>
          <w:delText>PULL</w:delText>
        </w:r>
        <w:r w:rsidR="00C82D4A" w:rsidDel="00D5233B">
          <w:rPr>
            <w:rFonts w:hint="eastAsia"/>
          </w:rPr>
          <w:delText>したタイミングが悪かった可能性があります。</w:delText>
        </w:r>
        <w:r w:rsidR="00A872C1" w:rsidDel="00D5233B">
          <w:rPr>
            <w:rFonts w:hint="eastAsia"/>
          </w:rPr>
          <w:delText>再度、</w:delText>
        </w:r>
        <w:r w:rsidR="00A872C1" w:rsidDel="00D5233B">
          <w:rPr>
            <w:rFonts w:hint="eastAsia"/>
          </w:rPr>
          <w:delText>1</w:delText>
        </w:r>
        <w:r w:rsidR="00A872C1" w:rsidDel="00D5233B">
          <w:rPr>
            <w:rFonts w:hint="eastAsia"/>
          </w:rPr>
          <w:delText>回目から</w:delText>
        </w:r>
        <w:r w:rsidR="00DF54D1" w:rsidDel="00D5233B">
          <w:rPr>
            <w:rFonts w:hint="eastAsia"/>
          </w:rPr>
          <w:delText>実施</w:delText>
        </w:r>
        <w:r w:rsidR="00A872C1" w:rsidDel="00D5233B">
          <w:rPr>
            <w:rFonts w:hint="eastAsia"/>
          </w:rPr>
          <w:delText>し直して</w:delText>
        </w:r>
        <w:r w:rsidR="00E726CE" w:rsidDel="00D5233B">
          <w:rPr>
            <w:rFonts w:hint="eastAsia"/>
          </w:rPr>
          <w:delText>下さい</w:delText>
        </w:r>
        <w:r w:rsidR="00A872C1" w:rsidDel="00D5233B">
          <w:rPr>
            <w:rFonts w:hint="eastAsia"/>
          </w:rPr>
          <w:delText>。</w:delText>
        </w:r>
      </w:del>
    </w:p>
    <w:p w14:paraId="0880105C" w14:textId="417FF21A" w:rsidR="00BE7A98" w:rsidDel="00D5233B" w:rsidRDefault="00BE7A98">
      <w:pPr>
        <w:keepNext/>
        <w:jc w:val="center"/>
        <w:rPr>
          <w:del w:id="787" w:author="lhc1990" w:date="2016-05-19T14:06:00Z"/>
        </w:rPr>
        <w:pPrChange w:id="788" w:author="lhc1990" w:date="2016-05-19T14:06:00Z">
          <w:pPr/>
        </w:pPrChange>
      </w:pPr>
    </w:p>
    <w:p w14:paraId="0A9B84D8" w14:textId="6477956D" w:rsidR="00BE7A98" w:rsidRPr="000A13EA" w:rsidDel="00D5233B" w:rsidRDefault="00BE7A98">
      <w:pPr>
        <w:keepNext/>
        <w:jc w:val="center"/>
        <w:rPr>
          <w:del w:id="789" w:author="lhc1990" w:date="2016-05-19T14:06:00Z"/>
        </w:rPr>
        <w:pPrChange w:id="790" w:author="lhc1990" w:date="2016-05-19T14:06:00Z">
          <w:pPr/>
        </w:pPrChange>
      </w:pPr>
    </w:p>
    <w:p w14:paraId="0B43F923" w14:textId="67380761" w:rsidR="00A063B2" w:rsidDel="00D5233B" w:rsidRDefault="00A063B2">
      <w:pPr>
        <w:pStyle w:val="Heading3"/>
        <w:numPr>
          <w:ilvl w:val="2"/>
          <w:numId w:val="7"/>
        </w:numPr>
        <w:ind w:leftChars="0"/>
        <w:jc w:val="center"/>
        <w:rPr>
          <w:del w:id="791" w:author="lhc1990" w:date="2016-05-19T14:06:00Z"/>
        </w:rPr>
        <w:pPrChange w:id="792" w:author="lhc1990" w:date="2016-05-19T14:06:00Z">
          <w:pPr>
            <w:pStyle w:val="Heading3"/>
            <w:numPr>
              <w:ilvl w:val="2"/>
              <w:numId w:val="7"/>
            </w:numPr>
            <w:ind w:leftChars="0" w:left="709" w:hanging="709"/>
          </w:pPr>
        </w:pPrChange>
      </w:pPr>
      <w:del w:id="793" w:author="lhc1990" w:date="2016-05-19T14:06:00Z">
        <w:r w:rsidDel="00D5233B">
          <w:rPr>
            <w:rFonts w:hint="eastAsia"/>
          </w:rPr>
          <w:delText>Java</w:delText>
        </w:r>
        <w:r w:rsidR="00D06214" w:rsidDel="00D5233B">
          <w:rPr>
            <w:rFonts w:hint="eastAsia"/>
          </w:rPr>
          <w:delText xml:space="preserve"> </w:delText>
        </w:r>
        <w:r w:rsidDel="00D5233B">
          <w:rPr>
            <w:rFonts w:hint="eastAsia"/>
          </w:rPr>
          <w:delText>API</w:delText>
        </w:r>
        <w:r w:rsidDel="00D5233B">
          <w:rPr>
            <w:rFonts w:hint="eastAsia"/>
          </w:rPr>
          <w:delText>試験の手順</w:delText>
        </w:r>
      </w:del>
    </w:p>
    <w:p w14:paraId="49B95CB3" w14:textId="537E86C1" w:rsidR="003558B4" w:rsidDel="00D5233B" w:rsidRDefault="00A303C7">
      <w:pPr>
        <w:keepNext/>
        <w:ind w:firstLineChars="50" w:firstLine="105"/>
        <w:jc w:val="center"/>
        <w:rPr>
          <w:del w:id="794" w:author="lhc1990" w:date="2016-05-19T14:06:00Z"/>
        </w:rPr>
        <w:pPrChange w:id="795" w:author="lhc1990" w:date="2016-05-19T14:06:00Z">
          <w:pPr>
            <w:ind w:firstLineChars="50" w:firstLine="105"/>
          </w:pPr>
        </w:pPrChange>
      </w:pPr>
      <w:del w:id="796" w:author="lhc1990" w:date="2016-05-19T14:06:00Z">
        <w:r w:rsidDel="00D5233B">
          <w:rPr>
            <w:rFonts w:hint="eastAsia"/>
          </w:rPr>
          <w:delText>Java API</w:delText>
        </w:r>
        <w:r w:rsidDel="00D5233B">
          <w:rPr>
            <w:rFonts w:hint="eastAsia"/>
          </w:rPr>
          <w:delText>試験は、</w:delText>
        </w:r>
        <w:r w:rsidR="003B7C47" w:rsidDel="00D5233B">
          <w:rPr>
            <w:rFonts w:hint="eastAsia"/>
          </w:rPr>
          <w:delText>全自動化しています。</w:delText>
        </w:r>
        <w:r w:rsidR="009F2268" w:rsidDel="00D5233B">
          <w:rPr>
            <w:rFonts w:hint="eastAsia"/>
          </w:rPr>
          <w:delText>JUnit</w:delText>
        </w:r>
        <w:r w:rsidR="009F2268" w:rsidDel="00D5233B">
          <w:rPr>
            <w:rFonts w:hint="eastAsia"/>
          </w:rPr>
          <w:delText>を実行し、</w:delText>
        </w:r>
        <w:r w:rsidR="009F2CD1" w:rsidDel="00D5233B">
          <w:rPr>
            <w:rFonts w:hint="eastAsia"/>
          </w:rPr>
          <w:delText>正常完了する</w:delText>
        </w:r>
        <w:r w:rsidR="009F2268" w:rsidDel="00D5233B">
          <w:rPr>
            <w:rFonts w:hint="eastAsia"/>
          </w:rPr>
          <w:delText>ことを確認して</w:delText>
        </w:r>
        <w:r w:rsidR="00E726CE" w:rsidDel="00D5233B">
          <w:rPr>
            <w:rFonts w:hint="eastAsia"/>
          </w:rPr>
          <w:delText>下さい</w:delText>
        </w:r>
        <w:r w:rsidR="009F2268" w:rsidDel="00D5233B">
          <w:rPr>
            <w:rFonts w:hint="eastAsia"/>
          </w:rPr>
          <w:delText>。</w:delText>
        </w:r>
      </w:del>
    </w:p>
    <w:p w14:paraId="67262694" w14:textId="380480D7" w:rsidR="003B7C47" w:rsidRPr="003558B4" w:rsidDel="00D5233B" w:rsidRDefault="003B7C47">
      <w:pPr>
        <w:keepNext/>
        <w:jc w:val="center"/>
        <w:rPr>
          <w:del w:id="797" w:author="lhc1990" w:date="2016-05-19T14:06:00Z"/>
        </w:rPr>
        <w:pPrChange w:id="798" w:author="lhc1990" w:date="2016-05-19T14:06:00Z">
          <w:pPr/>
        </w:pPrChange>
      </w:pPr>
    </w:p>
    <w:p w14:paraId="58D915A6" w14:textId="74DE0A30" w:rsidR="003A315F" w:rsidDel="00D5233B" w:rsidRDefault="003A315F">
      <w:pPr>
        <w:pStyle w:val="Caption"/>
        <w:keepNext/>
        <w:jc w:val="center"/>
        <w:rPr>
          <w:del w:id="799" w:author="lhc1990" w:date="2016-05-19T14:06:00Z"/>
        </w:rPr>
      </w:pPr>
      <w:del w:id="800" w:author="lhc1990" w:date="2016-05-19T14:06:00Z">
        <w:r w:rsidDel="00D5233B">
          <w:rPr>
            <w:rFonts w:hint="eastAsia"/>
          </w:rPr>
          <w:delText>表</w:delText>
        </w:r>
        <w:r w:rsidDel="00D5233B">
          <w:rPr>
            <w:rFonts w:hint="eastAsia"/>
          </w:rPr>
          <w:delText xml:space="preserve"> </w:delText>
        </w:r>
        <w:r w:rsidR="007A1F9F" w:rsidDel="00D5233B">
          <w:rPr>
            <w:b w:val="0"/>
            <w:bCs w:val="0"/>
          </w:rPr>
          <w:fldChar w:fldCharType="begin"/>
        </w:r>
        <w:r w:rsidR="007A1F9F" w:rsidDel="00D5233B">
          <w:delInstrText xml:space="preserve"> </w:delInstrText>
        </w:r>
        <w:r w:rsidR="007A1F9F" w:rsidDel="00D5233B">
          <w:rPr>
            <w:rFonts w:hint="eastAsia"/>
          </w:rPr>
          <w:delInstrText>STYLEREF 1 \s</w:delInstrText>
        </w:r>
        <w:r w:rsidR="007A1F9F" w:rsidDel="00D5233B">
          <w:delInstrText xml:space="preserve"> </w:delInstrText>
        </w:r>
        <w:r w:rsidR="007A1F9F" w:rsidDel="00D5233B">
          <w:rPr>
            <w:b w:val="0"/>
            <w:bCs w:val="0"/>
          </w:rPr>
          <w:fldChar w:fldCharType="separate"/>
        </w:r>
        <w:r w:rsidR="00184145" w:rsidDel="00D5233B">
          <w:rPr>
            <w:noProof/>
          </w:rPr>
          <w:delText>3</w:delText>
        </w:r>
        <w:r w:rsidR="007A1F9F" w:rsidDel="00D5233B">
          <w:rPr>
            <w:b w:val="0"/>
            <w:bCs w:val="0"/>
          </w:rPr>
          <w:fldChar w:fldCharType="end"/>
        </w:r>
        <w:r w:rsidR="007A1F9F" w:rsidDel="00D5233B">
          <w:noBreakHyphen/>
        </w:r>
        <w:r w:rsidR="007A1F9F" w:rsidDel="00D5233B">
          <w:rPr>
            <w:b w:val="0"/>
            <w:bCs w:val="0"/>
          </w:rPr>
          <w:fldChar w:fldCharType="begin"/>
        </w:r>
        <w:r w:rsidR="007A1F9F" w:rsidDel="00D5233B">
          <w:delInstrText xml:space="preserve"> </w:delInstrText>
        </w:r>
        <w:r w:rsidR="007A1F9F" w:rsidDel="00D5233B">
          <w:rPr>
            <w:rFonts w:hint="eastAsia"/>
          </w:rPr>
          <w:delInstrText xml:space="preserve">SEQ </w:delInstrText>
        </w:r>
        <w:r w:rsidR="007A1F9F" w:rsidDel="00D5233B">
          <w:rPr>
            <w:rFonts w:hint="eastAsia"/>
          </w:rPr>
          <w:delInstrText>表</w:delInstrText>
        </w:r>
        <w:r w:rsidR="007A1F9F" w:rsidDel="00D5233B">
          <w:rPr>
            <w:rFonts w:hint="eastAsia"/>
          </w:rPr>
          <w:delInstrText xml:space="preserve"> \* ARABIC \s 1</w:delInstrText>
        </w:r>
        <w:r w:rsidR="007A1F9F" w:rsidDel="00D5233B">
          <w:delInstrText xml:space="preserve"> </w:delInstrText>
        </w:r>
        <w:r w:rsidR="007A1F9F" w:rsidDel="00D5233B">
          <w:rPr>
            <w:b w:val="0"/>
            <w:bCs w:val="0"/>
          </w:rPr>
          <w:fldChar w:fldCharType="separate"/>
        </w:r>
        <w:r w:rsidR="00184145" w:rsidDel="00D5233B">
          <w:rPr>
            <w:noProof/>
          </w:rPr>
          <w:delText>5</w:delText>
        </w:r>
        <w:r w:rsidR="007A1F9F" w:rsidDel="00D5233B">
          <w:rPr>
            <w:b w:val="0"/>
            <w:bCs w:val="0"/>
          </w:rPr>
          <w:fldChar w:fldCharType="end"/>
        </w:r>
        <w:r w:rsidDel="00D5233B">
          <w:rPr>
            <w:rFonts w:hint="eastAsia"/>
          </w:rPr>
          <w:delText xml:space="preserve"> Java API</w:delText>
        </w:r>
        <w:r w:rsidDel="00D5233B">
          <w:rPr>
            <w:rFonts w:hint="eastAsia"/>
          </w:rPr>
          <w:delText>試験で実行するファイル</w:delText>
        </w:r>
      </w:del>
    </w:p>
    <w:tbl>
      <w:tblPr>
        <w:tblStyle w:val="TableGrid"/>
        <w:tblW w:w="0" w:type="auto"/>
        <w:tblLook w:val="04A0" w:firstRow="1" w:lastRow="0" w:firstColumn="1" w:lastColumn="0" w:noHBand="0" w:noVBand="1"/>
      </w:tblPr>
      <w:tblGrid>
        <w:gridCol w:w="817"/>
        <w:gridCol w:w="7885"/>
      </w:tblGrid>
      <w:tr w:rsidR="003558B4" w:rsidDel="00D5233B" w14:paraId="4229E277" w14:textId="65F77C02" w:rsidTr="00E4078E">
        <w:trPr>
          <w:del w:id="801" w:author="lhc1990" w:date="2016-05-19T14:06:00Z"/>
        </w:trPr>
        <w:tc>
          <w:tcPr>
            <w:tcW w:w="817" w:type="dxa"/>
            <w:shd w:val="clear" w:color="auto" w:fill="CCFFCC"/>
          </w:tcPr>
          <w:p w14:paraId="3DA2D6A7" w14:textId="13C72B5E" w:rsidR="003558B4" w:rsidRPr="003558B4" w:rsidDel="00D5233B" w:rsidRDefault="003558B4">
            <w:pPr>
              <w:keepNext/>
              <w:jc w:val="center"/>
              <w:rPr>
                <w:del w:id="802" w:author="lhc1990" w:date="2016-05-19T14:06:00Z"/>
                <w:b/>
              </w:rPr>
              <w:pPrChange w:id="803" w:author="lhc1990" w:date="2016-05-19T14:06:00Z">
                <w:pPr>
                  <w:jc w:val="center"/>
                </w:pPr>
              </w:pPrChange>
            </w:pPr>
            <w:del w:id="804" w:author="lhc1990" w:date="2016-05-19T14:06:00Z">
              <w:r w:rsidRPr="003558B4" w:rsidDel="00D5233B">
                <w:rPr>
                  <w:rFonts w:hint="eastAsia"/>
                  <w:b/>
                </w:rPr>
                <w:delText>V1.1</w:delText>
              </w:r>
            </w:del>
          </w:p>
        </w:tc>
        <w:tc>
          <w:tcPr>
            <w:tcW w:w="7885" w:type="dxa"/>
          </w:tcPr>
          <w:p w14:paraId="2B11AB2C" w14:textId="1BB37B3C" w:rsidR="003558B4" w:rsidDel="00D5233B" w:rsidRDefault="003558B4">
            <w:pPr>
              <w:keepNext/>
              <w:jc w:val="center"/>
              <w:rPr>
                <w:del w:id="805" w:author="lhc1990" w:date="2016-05-19T14:06:00Z"/>
              </w:rPr>
              <w:pPrChange w:id="806" w:author="lhc1990" w:date="2016-05-19T14:06:00Z">
                <w:pPr/>
              </w:pPrChange>
            </w:pPr>
            <w:del w:id="807" w:author="lhc1990" w:date="2016-05-19T14:06:00Z">
              <w:r w:rsidDel="00D5233B">
                <w:rPr>
                  <w:rFonts w:hint="eastAsia"/>
                </w:rPr>
                <w:delText>android.database.testsuite.DatabaseTestSuite</w:delText>
              </w:r>
              <w:r w:rsidR="001A0A6F" w:rsidDel="00D5233B">
                <w:rPr>
                  <w:rFonts w:hint="eastAsia"/>
                </w:rPr>
                <w:delText>.java</w:delText>
              </w:r>
            </w:del>
          </w:p>
          <w:p w14:paraId="5FE07D0A" w14:textId="5260C878" w:rsidR="003558B4" w:rsidDel="00D5233B" w:rsidRDefault="003558B4">
            <w:pPr>
              <w:keepNext/>
              <w:jc w:val="center"/>
              <w:rPr>
                <w:del w:id="808" w:author="lhc1990" w:date="2016-05-19T14:06:00Z"/>
              </w:rPr>
              <w:pPrChange w:id="809" w:author="lhc1990" w:date="2016-05-19T14:06:00Z">
                <w:pPr/>
              </w:pPrChange>
            </w:pPr>
            <w:del w:id="810" w:author="lhc1990" w:date="2016-05-19T14:06:00Z">
              <w:r w:rsidDel="00D5233B">
                <w:rPr>
                  <w:rFonts w:hint="eastAsia"/>
                </w:rPr>
                <w:delText>android.database.testsuite.SQLiteTestSuite</w:delText>
              </w:r>
              <w:r w:rsidR="001A0A6F" w:rsidDel="00D5233B">
                <w:rPr>
                  <w:rFonts w:hint="eastAsia"/>
                </w:rPr>
                <w:delText>.java</w:delText>
              </w:r>
            </w:del>
          </w:p>
        </w:tc>
      </w:tr>
      <w:tr w:rsidR="003558B4" w:rsidDel="00D5233B" w14:paraId="36F1568C" w14:textId="0348E2FA" w:rsidTr="00E4078E">
        <w:trPr>
          <w:del w:id="811" w:author="lhc1990" w:date="2016-05-19T14:06:00Z"/>
        </w:trPr>
        <w:tc>
          <w:tcPr>
            <w:tcW w:w="817" w:type="dxa"/>
            <w:shd w:val="clear" w:color="auto" w:fill="CCFFCC"/>
          </w:tcPr>
          <w:p w14:paraId="5BE1D668" w14:textId="2E58201B" w:rsidR="003558B4" w:rsidRPr="003558B4" w:rsidDel="00D5233B" w:rsidRDefault="00526C06">
            <w:pPr>
              <w:keepNext/>
              <w:jc w:val="center"/>
              <w:rPr>
                <w:del w:id="812" w:author="lhc1990" w:date="2016-05-19T14:06:00Z"/>
                <w:b/>
              </w:rPr>
              <w:pPrChange w:id="813" w:author="lhc1990" w:date="2016-05-19T14:06:00Z">
                <w:pPr>
                  <w:jc w:val="center"/>
                </w:pPr>
              </w:pPrChange>
            </w:pPr>
            <w:del w:id="814" w:author="lhc1990" w:date="2016-05-19T14:06:00Z">
              <w:r w:rsidDel="00D5233B">
                <w:rPr>
                  <w:rFonts w:hint="eastAsia"/>
                  <w:b/>
                </w:rPr>
                <w:delText>V2/V3</w:delText>
              </w:r>
            </w:del>
          </w:p>
        </w:tc>
        <w:tc>
          <w:tcPr>
            <w:tcW w:w="7885" w:type="dxa"/>
          </w:tcPr>
          <w:p w14:paraId="54516D4B" w14:textId="4249634F" w:rsidR="00252316" w:rsidDel="00D5233B" w:rsidRDefault="00252316">
            <w:pPr>
              <w:keepNext/>
              <w:jc w:val="center"/>
              <w:rPr>
                <w:del w:id="815" w:author="lhc1990" w:date="2016-05-19T14:06:00Z"/>
              </w:rPr>
              <w:pPrChange w:id="816" w:author="lhc1990" w:date="2016-05-19T14:06:00Z">
                <w:pPr/>
              </w:pPrChange>
            </w:pPr>
            <w:del w:id="817" w:author="lhc1990" w:date="2016-05-19T14:06:00Z">
              <w:r w:rsidDel="00D5233B">
                <w:delText>test.jp.co.toshiba_sol.android.sec.database.TestSuiteCTS.java</w:delText>
              </w:r>
            </w:del>
          </w:p>
          <w:p w14:paraId="01EB3232" w14:textId="33093527" w:rsidR="003558B4" w:rsidDel="00D5233B" w:rsidRDefault="00252316">
            <w:pPr>
              <w:keepNext/>
              <w:jc w:val="center"/>
              <w:rPr>
                <w:del w:id="818" w:author="lhc1990" w:date="2016-05-19T14:06:00Z"/>
              </w:rPr>
              <w:pPrChange w:id="819" w:author="lhc1990" w:date="2016-05-19T14:06:00Z">
                <w:pPr/>
              </w:pPrChange>
            </w:pPr>
            <w:del w:id="820" w:author="lhc1990" w:date="2016-05-19T14:06:00Z">
              <w:r w:rsidDel="00D5233B">
                <w:delText>test.jp.co.toshiba_sol.adnroid.sec.database.TestSuiteCTS2.java</w:delText>
              </w:r>
            </w:del>
          </w:p>
        </w:tc>
      </w:tr>
    </w:tbl>
    <w:p w14:paraId="6FBDB650" w14:textId="1E384114" w:rsidR="00F776E3" w:rsidDel="00D5233B" w:rsidRDefault="00F776E3">
      <w:pPr>
        <w:keepNext/>
        <w:jc w:val="center"/>
        <w:rPr>
          <w:del w:id="821" w:author="lhc1990" w:date="2016-05-19T14:06:00Z"/>
        </w:rPr>
        <w:pPrChange w:id="822" w:author="lhc1990" w:date="2016-05-19T14:06:00Z">
          <w:pPr/>
        </w:pPrChange>
      </w:pPr>
    </w:p>
    <w:p w14:paraId="5C080203" w14:textId="6F254ED8" w:rsidR="00F776E3" w:rsidDel="00D5233B" w:rsidRDefault="00F776E3">
      <w:pPr>
        <w:keepNext/>
        <w:jc w:val="center"/>
        <w:rPr>
          <w:del w:id="823" w:author="lhc1990" w:date="2016-05-19T14:06:00Z"/>
        </w:rPr>
        <w:pPrChange w:id="824" w:author="lhc1990" w:date="2016-05-19T14:06:00Z">
          <w:pPr/>
        </w:pPrChange>
      </w:pPr>
    </w:p>
    <w:p w14:paraId="3176BB0B" w14:textId="32E6F0BD" w:rsidR="00F776E3" w:rsidDel="00D5233B" w:rsidRDefault="00F776E3">
      <w:pPr>
        <w:pStyle w:val="Heading2"/>
        <w:numPr>
          <w:ilvl w:val="1"/>
          <w:numId w:val="7"/>
        </w:numPr>
        <w:jc w:val="center"/>
        <w:rPr>
          <w:del w:id="825" w:author="lhc1990" w:date="2016-05-19T14:06:00Z"/>
        </w:rPr>
        <w:pPrChange w:id="826" w:author="lhc1990" w:date="2016-05-19T14:06:00Z">
          <w:pPr>
            <w:pStyle w:val="Heading2"/>
            <w:numPr>
              <w:ilvl w:val="1"/>
              <w:numId w:val="7"/>
            </w:numPr>
            <w:ind w:left="567" w:hanging="567"/>
          </w:pPr>
        </w:pPrChange>
      </w:pPr>
      <w:del w:id="827" w:author="lhc1990" w:date="2016-05-19T14:06:00Z">
        <w:r w:rsidDel="00D5233B">
          <w:rPr>
            <w:rFonts w:hint="eastAsia"/>
          </w:rPr>
          <w:delText>メモリリーク試験</w:delText>
        </w:r>
      </w:del>
    </w:p>
    <w:p w14:paraId="17039A7B" w14:textId="2936E798" w:rsidR="008F6114" w:rsidDel="00D5233B" w:rsidRDefault="00267389">
      <w:pPr>
        <w:keepNext/>
        <w:jc w:val="center"/>
        <w:rPr>
          <w:del w:id="828" w:author="lhc1990" w:date="2016-05-19T14:06:00Z"/>
        </w:rPr>
        <w:pPrChange w:id="829" w:author="lhc1990" w:date="2016-05-19T14:06:00Z">
          <w:pPr/>
        </w:pPrChange>
      </w:pPr>
      <w:del w:id="830" w:author="lhc1990" w:date="2016-05-19T14:06:00Z">
        <w:r w:rsidDel="00D5233B">
          <w:rPr>
            <w:rFonts w:hint="eastAsia"/>
          </w:rPr>
          <w:delText xml:space="preserve"> </w:delText>
        </w:r>
        <w:r w:rsidR="006E2C42" w:rsidDel="00D5233B">
          <w:rPr>
            <w:rFonts w:hint="eastAsia"/>
          </w:rPr>
          <w:delText>メモリリーク試験は、その目的（</w:delText>
        </w:r>
        <w:r w:rsidR="006E2C42" w:rsidDel="00D5233B">
          <w:rPr>
            <w:rFonts w:hint="eastAsia"/>
          </w:rPr>
          <w:delText>CrypgetSQL</w:delText>
        </w:r>
        <w:r w:rsidR="006E2C42" w:rsidDel="00D5233B">
          <w:rPr>
            <w:rFonts w:hint="eastAsia"/>
          </w:rPr>
          <w:delText>を長時間利用してもメモリ使用量が増加傾向に無いことを確認する）通りの試験であるメモリリーク試験（</w:delText>
        </w:r>
        <w:r w:rsidR="006E2C42" w:rsidDel="00D5233B">
          <w:fldChar w:fldCharType="begin"/>
        </w:r>
        <w:r w:rsidR="006E2C42" w:rsidDel="00D5233B">
          <w:delInstrText xml:space="preserve"> </w:delInstrText>
        </w:r>
        <w:r w:rsidR="006E2C42" w:rsidDel="00D5233B">
          <w:rPr>
            <w:rFonts w:hint="eastAsia"/>
          </w:rPr>
          <w:delInstrText>REF _Ref417042486 \n \h</w:delInstrText>
        </w:r>
        <w:r w:rsidR="006E2C42" w:rsidDel="00D5233B">
          <w:delInstrText xml:space="preserve"> </w:delInstrText>
        </w:r>
        <w:r w:rsidR="006E2C42" w:rsidDel="00D5233B">
          <w:fldChar w:fldCharType="separate"/>
        </w:r>
        <w:r w:rsidR="00184145" w:rsidDel="00D5233B">
          <w:delText>3.3.1</w:delText>
        </w:r>
        <w:r w:rsidR="006E2C42" w:rsidDel="00D5233B">
          <w:fldChar w:fldCharType="end"/>
        </w:r>
        <w:r w:rsidR="00012CF5" w:rsidDel="00D5233B">
          <w:rPr>
            <w:rFonts w:hint="eastAsia"/>
          </w:rPr>
          <w:delText>項</w:delText>
        </w:r>
        <w:r w:rsidR="006E2C42" w:rsidDel="00D5233B">
          <w:rPr>
            <w:rFonts w:hint="eastAsia"/>
          </w:rPr>
          <w:delText>）</w:delText>
        </w:r>
        <w:r w:rsidR="00012CF5" w:rsidDel="00D5233B">
          <w:rPr>
            <w:rFonts w:hint="eastAsia"/>
          </w:rPr>
          <w:delText>と、</w:delText>
        </w:r>
        <w:r w:rsidR="009F2CD1" w:rsidDel="00D5233B">
          <w:rPr>
            <w:rFonts w:hint="eastAsia"/>
          </w:rPr>
          <w:delText>データベースファイルのページ数が変化することに耐えうるか</w:delText>
        </w:r>
        <w:r w:rsidR="00012CF5" w:rsidDel="00D5233B">
          <w:rPr>
            <w:rFonts w:hint="eastAsia"/>
          </w:rPr>
          <w:delText>確認するための</w:delText>
        </w:r>
        <w:r w:rsidR="00012CF5" w:rsidDel="00D5233B">
          <w:rPr>
            <w:rFonts w:hint="eastAsia"/>
          </w:rPr>
          <w:delText>Corrupt</w:delText>
        </w:r>
        <w:r w:rsidR="00012CF5" w:rsidDel="00D5233B">
          <w:rPr>
            <w:rFonts w:hint="eastAsia"/>
          </w:rPr>
          <w:delText>試験（</w:delText>
        </w:r>
        <w:r w:rsidR="00012CF5" w:rsidDel="00D5233B">
          <w:fldChar w:fldCharType="begin"/>
        </w:r>
        <w:r w:rsidR="00012CF5" w:rsidDel="00D5233B">
          <w:delInstrText xml:space="preserve"> </w:delInstrText>
        </w:r>
        <w:r w:rsidR="00012CF5" w:rsidDel="00D5233B">
          <w:rPr>
            <w:rFonts w:hint="eastAsia"/>
          </w:rPr>
          <w:delInstrText>REF _Ref417043042 \n \h</w:delInstrText>
        </w:r>
        <w:r w:rsidR="00012CF5" w:rsidDel="00D5233B">
          <w:delInstrText xml:space="preserve"> </w:delInstrText>
        </w:r>
        <w:r w:rsidR="00012CF5" w:rsidDel="00D5233B">
          <w:fldChar w:fldCharType="separate"/>
        </w:r>
        <w:r w:rsidR="00184145" w:rsidDel="00D5233B">
          <w:delText>3.3.2</w:delText>
        </w:r>
        <w:r w:rsidR="00012CF5" w:rsidDel="00D5233B">
          <w:fldChar w:fldCharType="end"/>
        </w:r>
        <w:r w:rsidR="00012CF5" w:rsidDel="00D5233B">
          <w:rPr>
            <w:rFonts w:hint="eastAsia"/>
          </w:rPr>
          <w:delText>項）に分かれます。</w:delText>
        </w:r>
      </w:del>
    </w:p>
    <w:p w14:paraId="5B87DEF3" w14:textId="3A5F7847" w:rsidR="006E2C42" w:rsidDel="00D5233B" w:rsidRDefault="006E2C42">
      <w:pPr>
        <w:keepNext/>
        <w:jc w:val="center"/>
        <w:rPr>
          <w:del w:id="831" w:author="lhc1990" w:date="2016-05-19T14:06:00Z"/>
        </w:rPr>
        <w:pPrChange w:id="832" w:author="lhc1990" w:date="2016-05-19T14:06:00Z">
          <w:pPr/>
        </w:pPrChange>
      </w:pPr>
    </w:p>
    <w:p w14:paraId="004A1CDB" w14:textId="46D46484" w:rsidR="008F6114" w:rsidDel="00D5233B" w:rsidRDefault="008F6114">
      <w:pPr>
        <w:pStyle w:val="Heading3"/>
        <w:numPr>
          <w:ilvl w:val="2"/>
          <w:numId w:val="7"/>
        </w:numPr>
        <w:ind w:leftChars="0"/>
        <w:jc w:val="center"/>
        <w:rPr>
          <w:del w:id="833" w:author="lhc1990" w:date="2016-05-19T14:06:00Z"/>
        </w:rPr>
        <w:pPrChange w:id="834" w:author="lhc1990" w:date="2016-05-19T14:06:00Z">
          <w:pPr>
            <w:pStyle w:val="Heading3"/>
            <w:numPr>
              <w:ilvl w:val="2"/>
              <w:numId w:val="7"/>
            </w:numPr>
            <w:ind w:leftChars="0" w:left="709" w:hanging="709"/>
          </w:pPr>
        </w:pPrChange>
      </w:pPr>
      <w:bookmarkStart w:id="835" w:name="_Ref417042486"/>
      <w:del w:id="836" w:author="lhc1990" w:date="2016-05-19T14:06:00Z">
        <w:r w:rsidDel="00D5233B">
          <w:rPr>
            <w:rFonts w:hint="eastAsia"/>
          </w:rPr>
          <w:delText>メモリリーク試験</w:delText>
        </w:r>
        <w:bookmarkEnd w:id="835"/>
      </w:del>
    </w:p>
    <w:p w14:paraId="16B6FFA0" w14:textId="6CBCC573" w:rsidR="007B59FA" w:rsidDel="00D5233B" w:rsidRDefault="001D2500">
      <w:pPr>
        <w:keepNext/>
        <w:ind w:firstLineChars="50" w:firstLine="105"/>
        <w:jc w:val="center"/>
        <w:rPr>
          <w:del w:id="837" w:author="lhc1990" w:date="2016-05-19T14:06:00Z"/>
        </w:rPr>
        <w:pPrChange w:id="838" w:author="lhc1990" w:date="2016-05-19T14:06:00Z">
          <w:pPr>
            <w:ind w:firstLineChars="50" w:firstLine="105"/>
          </w:pPr>
        </w:pPrChange>
      </w:pPr>
      <w:del w:id="839" w:author="lhc1990" w:date="2016-05-19T14:06:00Z">
        <w:r w:rsidDel="00D5233B">
          <w:rPr>
            <w:rFonts w:hint="eastAsia"/>
          </w:rPr>
          <w:delText>メモリリーク試験では、一般的な</w:delText>
        </w:r>
        <w:r w:rsidDel="00D5233B">
          <w:rPr>
            <w:rFonts w:hint="eastAsia"/>
          </w:rPr>
          <w:delText>SQL</w:delText>
        </w:r>
        <w:r w:rsidDel="00D5233B">
          <w:rPr>
            <w:rFonts w:hint="eastAsia"/>
          </w:rPr>
          <w:delText>（</w:delText>
        </w:r>
        <w:r w:rsidDel="00D5233B">
          <w:rPr>
            <w:rFonts w:hint="eastAsia"/>
          </w:rPr>
          <w:delText>CREATE</w:delText>
        </w:r>
        <w:r w:rsidR="00A96845" w:rsidDel="00D5233B">
          <w:rPr>
            <w:rFonts w:hint="eastAsia"/>
          </w:rPr>
          <w:delText xml:space="preserve"> TABLE</w:delText>
        </w:r>
        <w:r w:rsidDel="00D5233B">
          <w:rPr>
            <w:rFonts w:hint="eastAsia"/>
          </w:rPr>
          <w:delText>文、</w:delText>
        </w:r>
        <w:r w:rsidDel="00D5233B">
          <w:rPr>
            <w:rFonts w:hint="eastAsia"/>
          </w:rPr>
          <w:delText>SELECT</w:delText>
        </w:r>
        <w:r w:rsidDel="00D5233B">
          <w:rPr>
            <w:rFonts w:hint="eastAsia"/>
          </w:rPr>
          <w:delText>文、</w:delText>
        </w:r>
        <w:r w:rsidDel="00D5233B">
          <w:rPr>
            <w:rFonts w:hint="eastAsia"/>
          </w:rPr>
          <w:delText>INSERT</w:delText>
        </w:r>
        <w:r w:rsidDel="00D5233B">
          <w:rPr>
            <w:rFonts w:hint="eastAsia"/>
          </w:rPr>
          <w:delText>文、</w:delText>
        </w:r>
        <w:r w:rsidDel="00D5233B">
          <w:rPr>
            <w:rFonts w:hint="eastAsia"/>
          </w:rPr>
          <w:delText>UPDATE</w:delText>
        </w:r>
        <w:r w:rsidDel="00D5233B">
          <w:rPr>
            <w:rFonts w:hint="eastAsia"/>
          </w:rPr>
          <w:delText>文、</w:delText>
        </w:r>
        <w:r w:rsidDel="00D5233B">
          <w:rPr>
            <w:rFonts w:hint="eastAsia"/>
          </w:rPr>
          <w:delText>DELETE</w:delText>
        </w:r>
        <w:r w:rsidDel="00D5233B">
          <w:rPr>
            <w:rFonts w:hint="eastAsia"/>
          </w:rPr>
          <w:delText>文）</w:delText>
        </w:r>
        <w:r w:rsidR="005C7764" w:rsidDel="00D5233B">
          <w:rPr>
            <w:rFonts w:hint="eastAsia"/>
          </w:rPr>
          <w:delText>を繰り返し実行しています</w:delText>
        </w:r>
        <w:r w:rsidR="007B59FA" w:rsidDel="00D5233B">
          <w:rPr>
            <w:rFonts w:hint="eastAsia"/>
          </w:rPr>
          <w:delText>（耐久試験を兼ねていることから、リソースを解放してしまう可能性がある</w:delText>
        </w:r>
        <w:r w:rsidR="007B59FA" w:rsidDel="00D5233B">
          <w:rPr>
            <w:rFonts w:hint="eastAsia"/>
          </w:rPr>
          <w:delText>DROP TABLE</w:delText>
        </w:r>
        <w:r w:rsidR="00310B23" w:rsidDel="00D5233B">
          <w:rPr>
            <w:rFonts w:hint="eastAsia"/>
          </w:rPr>
          <w:delText>は</w:delText>
        </w:r>
        <w:r w:rsidR="007B59FA" w:rsidDel="00D5233B">
          <w:rPr>
            <w:rFonts w:hint="eastAsia"/>
          </w:rPr>
          <w:delText>対象外としています）</w:delText>
        </w:r>
        <w:r w:rsidR="005C7764" w:rsidDel="00D5233B">
          <w:rPr>
            <w:rFonts w:hint="eastAsia"/>
          </w:rPr>
          <w:delText>。</w:delText>
        </w:r>
      </w:del>
    </w:p>
    <w:p w14:paraId="0CAE6615" w14:textId="07B9EF1A" w:rsidR="00337920" w:rsidDel="00D5233B" w:rsidRDefault="00171781">
      <w:pPr>
        <w:keepNext/>
        <w:ind w:firstLineChars="50" w:firstLine="105"/>
        <w:jc w:val="center"/>
        <w:rPr>
          <w:del w:id="840" w:author="lhc1990" w:date="2016-05-19T14:06:00Z"/>
        </w:rPr>
        <w:pPrChange w:id="841" w:author="lhc1990" w:date="2016-05-19T14:06:00Z">
          <w:pPr>
            <w:ind w:firstLineChars="50" w:firstLine="105"/>
          </w:pPr>
        </w:pPrChange>
      </w:pPr>
      <w:del w:id="842" w:author="lhc1990" w:date="2016-05-19T14:06:00Z">
        <w:r w:rsidDel="00D5233B">
          <w:rPr>
            <w:rFonts w:hint="eastAsia"/>
          </w:rPr>
          <w:delText>試験実施前に、</w:delText>
        </w:r>
        <w:r w:rsidR="003A002B" w:rsidDel="00D5233B">
          <w:rPr>
            <w:rFonts w:hint="eastAsia"/>
          </w:rPr>
          <w:delText>ソースコード中の</w:delText>
        </w:r>
        <w:r w:rsidR="00C95768" w:rsidDel="00D5233B">
          <w:rPr>
            <w:rFonts w:hint="eastAsia"/>
          </w:rPr>
          <w:delText>ループ回数を必要に応じて調整して</w:delText>
        </w:r>
        <w:r w:rsidR="00E726CE" w:rsidDel="00D5233B">
          <w:rPr>
            <w:rFonts w:hint="eastAsia"/>
          </w:rPr>
          <w:delText>下さい</w:delText>
        </w:r>
        <w:r w:rsidR="00F84FF6" w:rsidDel="00D5233B">
          <w:rPr>
            <w:rFonts w:hint="eastAsia"/>
          </w:rPr>
          <w:delText>（本試験は、試験に利用する実機</w:delText>
        </w:r>
        <w:r w:rsidR="003F1996" w:rsidDel="00D5233B">
          <w:rPr>
            <w:rFonts w:hint="eastAsia"/>
          </w:rPr>
          <w:delText>の</w:delText>
        </w:r>
        <w:r w:rsidR="00F84FF6" w:rsidDel="00D5233B">
          <w:rPr>
            <w:rFonts w:hint="eastAsia"/>
          </w:rPr>
          <w:delText>性能により、試験が過不足します）。</w:delText>
        </w:r>
        <w:r w:rsidR="00B046AA" w:rsidDel="00D5233B">
          <w:rPr>
            <w:rFonts w:hint="eastAsia"/>
          </w:rPr>
          <w:delText>testMemoryleak</w:delText>
        </w:r>
        <w:r w:rsidR="00B046AA" w:rsidDel="00D5233B">
          <w:rPr>
            <w:rFonts w:hint="eastAsia"/>
          </w:rPr>
          <w:delText>メソッドの</w:delText>
        </w:r>
        <w:r w:rsidR="00B046AA" w:rsidDel="00D5233B">
          <w:rPr>
            <w:rFonts w:hint="eastAsia"/>
          </w:rPr>
          <w:delText>OUT_LOOP_NUM</w:delText>
        </w:r>
        <w:r w:rsidR="001A7978" w:rsidDel="00D5233B">
          <w:rPr>
            <w:rFonts w:hint="eastAsia"/>
          </w:rPr>
          <w:delText>変数の値を変更することで</w:delText>
        </w:r>
        <w:r w:rsidR="00B046AA" w:rsidDel="00D5233B">
          <w:rPr>
            <w:rFonts w:hint="eastAsia"/>
          </w:rPr>
          <w:delText>調整できます。</w:delText>
        </w:r>
        <w:r w:rsidR="00337920" w:rsidDel="00D5233B">
          <w:rPr>
            <w:rFonts w:hint="eastAsia"/>
          </w:rPr>
          <w:delText>ループ処理の前後に、明示的</w:delText>
        </w:r>
        <w:r w:rsidR="00337920" w:rsidDel="00D5233B">
          <w:rPr>
            <w:rFonts w:hint="eastAsia"/>
          </w:rPr>
          <w:delText>GC</w:delText>
        </w:r>
        <w:r w:rsidR="00337920" w:rsidDel="00D5233B">
          <w:rPr>
            <w:rFonts w:hint="eastAsia"/>
          </w:rPr>
          <w:delText>処理と、</w:delText>
        </w:r>
        <w:r w:rsidR="00337920" w:rsidDel="00D5233B">
          <w:rPr>
            <w:rFonts w:hint="eastAsia"/>
          </w:rPr>
          <w:delText>30</w:delText>
        </w:r>
        <w:r w:rsidR="00337920" w:rsidDel="00D5233B">
          <w:rPr>
            <w:rFonts w:hint="eastAsia"/>
          </w:rPr>
          <w:delText>秒間の</w:delText>
        </w:r>
        <w:r w:rsidR="00337920" w:rsidDel="00D5233B">
          <w:rPr>
            <w:rFonts w:hint="eastAsia"/>
          </w:rPr>
          <w:delText>Sleep</w:delText>
        </w:r>
        <w:r w:rsidR="00337920" w:rsidDel="00D5233B">
          <w:rPr>
            <w:rFonts w:hint="eastAsia"/>
          </w:rPr>
          <w:delText>処理があります</w:delText>
        </w:r>
        <w:r w:rsidR="005113F0" w:rsidDel="00D5233B">
          <w:rPr>
            <w:rFonts w:hint="eastAsia"/>
          </w:rPr>
          <w:delText>が、試験者の都合（</w:delText>
        </w:r>
        <w:r w:rsidR="0090747F" w:rsidDel="00D5233B">
          <w:rPr>
            <w:rFonts w:hint="eastAsia"/>
          </w:rPr>
          <w:delText>ループ処理前後のメモリ使用量の</w:delText>
        </w:r>
        <w:r w:rsidR="005113F0" w:rsidDel="00D5233B">
          <w:rPr>
            <w:rFonts w:hint="eastAsia"/>
          </w:rPr>
          <w:delText>確認</w:delText>
        </w:r>
        <w:r w:rsidR="0090747F" w:rsidDel="00D5233B">
          <w:rPr>
            <w:rFonts w:hint="eastAsia"/>
          </w:rPr>
          <w:delText>が</w:delText>
        </w:r>
        <w:r w:rsidR="005113F0" w:rsidDel="00D5233B">
          <w:rPr>
            <w:rFonts w:hint="eastAsia"/>
          </w:rPr>
          <w:delText>しやすい）のための処理で、試験の本質とは関係ありません。</w:delText>
        </w:r>
        <w:r w:rsidR="00B119D0" w:rsidDel="00D5233B">
          <w:rPr>
            <w:rFonts w:hint="eastAsia"/>
          </w:rPr>
          <w:delText>コメントアウトして頂いても構いません。</w:delText>
        </w:r>
      </w:del>
    </w:p>
    <w:p w14:paraId="35198EB1" w14:textId="03166EB3" w:rsidR="003754CC" w:rsidDel="00D5233B" w:rsidRDefault="003754CC">
      <w:pPr>
        <w:keepNext/>
        <w:jc w:val="center"/>
        <w:rPr>
          <w:del w:id="843" w:author="lhc1990" w:date="2016-05-19T14:06:00Z"/>
        </w:rPr>
        <w:pPrChange w:id="844" w:author="lhc1990" w:date="2016-05-19T14:06:00Z">
          <w:pPr/>
        </w:pPrChange>
      </w:pPr>
    </w:p>
    <w:p w14:paraId="3083DC37" w14:textId="735E0414" w:rsidR="003754CC" w:rsidDel="00D5233B" w:rsidRDefault="003754CC">
      <w:pPr>
        <w:keepNext/>
        <w:ind w:firstLineChars="50" w:firstLine="105"/>
        <w:jc w:val="center"/>
        <w:rPr>
          <w:del w:id="845" w:author="lhc1990" w:date="2016-05-19T14:06:00Z"/>
        </w:rPr>
        <w:pPrChange w:id="846" w:author="lhc1990" w:date="2016-05-19T14:06:00Z">
          <w:pPr>
            <w:ind w:firstLineChars="50" w:firstLine="105"/>
          </w:pPr>
        </w:pPrChange>
      </w:pPr>
      <w:del w:id="847" w:author="lhc1990" w:date="2016-05-19T14:06:00Z">
        <w:r w:rsidDel="00D5233B">
          <w:rPr>
            <w:rFonts w:hint="eastAsia"/>
          </w:rPr>
          <w:delText>メモリ使用量は、参考文献</w:delText>
        </w:r>
        <w:r w:rsidDel="00D5233B">
          <w:rPr>
            <w:rFonts w:hint="eastAsia"/>
          </w:rPr>
          <w:delText>[1]</w:delText>
        </w:r>
        <w:r w:rsidDel="00D5233B">
          <w:rPr>
            <w:rFonts w:hint="eastAsia"/>
          </w:rPr>
          <w:delText>に記載されているバッチファイル</w:delText>
        </w:r>
        <w:r w:rsidDel="00D5233B">
          <w:rPr>
            <w:rFonts w:hint="eastAsia"/>
          </w:rPr>
          <w:delText>(</w:delText>
        </w:r>
        <w:r w:rsidDel="00D5233B">
          <w:rPr>
            <w:rFonts w:hint="eastAsia"/>
          </w:rPr>
          <w:delText>リスト</w:delText>
        </w:r>
        <w:r w:rsidDel="00D5233B">
          <w:rPr>
            <w:rFonts w:hint="eastAsia"/>
          </w:rPr>
          <w:delText>5-2)</w:delText>
        </w:r>
        <w:r w:rsidDel="00D5233B">
          <w:rPr>
            <w:rFonts w:hint="eastAsia"/>
          </w:rPr>
          <w:delText>を用いて取得します。</w:delText>
        </w:r>
        <w:r w:rsidDel="00D5233B">
          <w:rPr>
            <w:rFonts w:hint="eastAsia"/>
          </w:rPr>
          <w:delText>Android</w:delText>
        </w:r>
        <w:r w:rsidDel="00D5233B">
          <w:rPr>
            <w:rFonts w:hint="eastAsia"/>
          </w:rPr>
          <w:delText>の</w:delText>
        </w:r>
        <w:r w:rsidDel="00D5233B">
          <w:rPr>
            <w:rFonts w:hint="eastAsia"/>
          </w:rPr>
          <w:delText>dumpsys</w:delText>
        </w:r>
        <w:r w:rsidDel="00D5233B">
          <w:rPr>
            <w:rFonts w:hint="eastAsia"/>
          </w:rPr>
          <w:delText>コマンドの</w:delText>
        </w:r>
        <w:r w:rsidDel="00D5233B">
          <w:rPr>
            <w:rFonts w:hint="eastAsia"/>
          </w:rPr>
          <w:delText>meminfo</w:delText>
        </w:r>
        <w:r w:rsidDel="00D5233B">
          <w:rPr>
            <w:rFonts w:hint="eastAsia"/>
          </w:rPr>
          <w:delText>オプションで取得していますが、</w:delText>
        </w:r>
        <w:r w:rsidR="00F35D68" w:rsidDel="00D5233B">
          <w:rPr>
            <w:rFonts w:hint="eastAsia"/>
            <w:b/>
            <w:color w:val="FF0000"/>
            <w:u w:val="single"/>
          </w:rPr>
          <w:delText>出力</w:delText>
        </w:r>
        <w:r w:rsidR="00E726CE" w:rsidDel="00D5233B">
          <w:rPr>
            <w:rFonts w:hint="eastAsia"/>
            <w:b/>
            <w:color w:val="FF0000"/>
            <w:u w:val="single"/>
          </w:rPr>
          <w:delText>フォーマットは</w:delText>
        </w:r>
        <w:r w:rsidR="00E726CE" w:rsidDel="00D5233B">
          <w:rPr>
            <w:rFonts w:hint="eastAsia"/>
            <w:b/>
            <w:color w:val="FF0000"/>
            <w:u w:val="single"/>
          </w:rPr>
          <w:delText>OS</w:delText>
        </w:r>
        <w:r w:rsidR="00E726CE" w:rsidDel="00D5233B">
          <w:rPr>
            <w:rFonts w:hint="eastAsia"/>
            <w:b/>
            <w:color w:val="FF0000"/>
            <w:u w:val="single"/>
          </w:rPr>
          <w:delText>バージョンあるいは</w:delText>
        </w:r>
        <w:r w:rsidR="00F35D68" w:rsidDel="00D5233B">
          <w:rPr>
            <w:rFonts w:hint="eastAsia"/>
            <w:b/>
            <w:color w:val="FF0000"/>
            <w:u w:val="single"/>
          </w:rPr>
          <w:delText>端末</w:delText>
        </w:r>
        <w:r w:rsidR="00E726CE" w:rsidDel="00D5233B">
          <w:rPr>
            <w:rFonts w:hint="eastAsia"/>
            <w:b/>
            <w:color w:val="FF0000"/>
            <w:u w:val="single"/>
          </w:rPr>
          <w:delText>機種によって異なる場合があり</w:delText>
        </w:r>
        <w:r w:rsidRPr="008D2CBA" w:rsidDel="00D5233B">
          <w:rPr>
            <w:rFonts w:hint="eastAsia"/>
            <w:b/>
            <w:color w:val="FF0000"/>
            <w:u w:val="single"/>
          </w:rPr>
          <w:delText>、修正しないと利用できないことがあります。</w:delText>
        </w:r>
        <w:r w:rsidR="00E726CE" w:rsidDel="00D5233B">
          <w:rPr>
            <w:rFonts w:hint="eastAsia"/>
          </w:rPr>
          <w:delText>修正</w:delText>
        </w:r>
        <w:r w:rsidRPr="007C43DD" w:rsidDel="00D5233B">
          <w:rPr>
            <w:rFonts w:hint="eastAsia"/>
          </w:rPr>
          <w:delText>方法は</w:delText>
        </w:r>
        <w:r w:rsidR="00E726CE" w:rsidDel="00D5233B">
          <w:rPr>
            <w:rFonts w:hint="eastAsia"/>
          </w:rPr>
          <w:delText>機種</w:delText>
        </w:r>
        <w:r w:rsidDel="00D5233B">
          <w:rPr>
            <w:rFonts w:hint="eastAsia"/>
          </w:rPr>
          <w:delText>依存</w:delText>
        </w:r>
        <w:r w:rsidR="00E726CE" w:rsidDel="00D5233B">
          <w:rPr>
            <w:rFonts w:hint="eastAsia"/>
          </w:rPr>
          <w:delText>のため、出力フォーマットから推測して作業者が修正して下さい</w:delText>
        </w:r>
        <w:r w:rsidDel="00D5233B">
          <w:rPr>
            <w:rFonts w:hint="eastAsia"/>
          </w:rPr>
          <w:delText>。</w:delText>
        </w:r>
        <w:r w:rsidDel="00D5233B">
          <w:rPr>
            <w:rFonts w:hint="eastAsia"/>
          </w:rPr>
          <w:delText>system</w:delText>
        </w:r>
        <w:r w:rsidDel="00D5233B">
          <w:rPr>
            <w:rFonts w:hint="eastAsia"/>
          </w:rPr>
          <w:delText>プロセスと、メモリリーク試験アプリのプロセスそれぞれの</w:delText>
        </w:r>
        <w:r w:rsidDel="00D5233B">
          <w:rPr>
            <w:rFonts w:hint="eastAsia"/>
          </w:rPr>
          <w:delText>Dalvik</w:delText>
        </w:r>
        <w:r w:rsidDel="00D5233B">
          <w:rPr>
            <w:rFonts w:hint="eastAsia"/>
          </w:rPr>
          <w:delText>ヒープ使用量と、</w:delText>
        </w:r>
        <w:r w:rsidDel="00D5233B">
          <w:rPr>
            <w:rFonts w:hint="eastAsia"/>
          </w:rPr>
          <w:delText>Native</w:delText>
        </w:r>
        <w:r w:rsidDel="00D5233B">
          <w:rPr>
            <w:rFonts w:hint="eastAsia"/>
          </w:rPr>
          <w:delText>ヒープ使用量の増減が</w:delText>
        </w:r>
        <w:r w:rsidR="009E077C" w:rsidDel="00D5233B">
          <w:rPr>
            <w:rFonts w:hint="eastAsia"/>
          </w:rPr>
          <w:delText>時系列で</w:delText>
        </w:r>
        <w:r w:rsidDel="00D5233B">
          <w:rPr>
            <w:rFonts w:hint="eastAsia"/>
          </w:rPr>
          <w:delText>わかれば問題ありません</w:delText>
        </w:r>
        <w:r w:rsidR="003C7EF2" w:rsidDel="00D5233B">
          <w:rPr>
            <w:rFonts w:hint="eastAsia"/>
          </w:rPr>
          <w:delText>。</w:delText>
        </w:r>
        <w:r w:rsidR="0098353F" w:rsidDel="00D5233B">
          <w:rPr>
            <w:rFonts w:hint="eastAsia"/>
          </w:rPr>
          <w:delText>フィルタリングせずに時系列で記録して、後から情報を取り出してもかまいません。</w:delText>
        </w:r>
      </w:del>
    </w:p>
    <w:p w14:paraId="4DA4017F" w14:textId="78CF64EE" w:rsidR="003754CC" w:rsidRPr="005C5409" w:rsidDel="00D5233B" w:rsidRDefault="003754CC">
      <w:pPr>
        <w:keepNext/>
        <w:jc w:val="center"/>
        <w:rPr>
          <w:del w:id="848" w:author="lhc1990" w:date="2016-05-19T14:06:00Z"/>
        </w:rPr>
        <w:pPrChange w:id="849" w:author="lhc1990" w:date="2016-05-19T14:06:00Z">
          <w:pPr/>
        </w:pPrChange>
      </w:pPr>
    </w:p>
    <w:p w14:paraId="27DA44F9" w14:textId="7B4A111D" w:rsidR="003754CC" w:rsidDel="00D5233B" w:rsidRDefault="003754CC">
      <w:pPr>
        <w:keepNext/>
        <w:ind w:firstLineChars="50" w:firstLine="105"/>
        <w:jc w:val="center"/>
        <w:rPr>
          <w:del w:id="850" w:author="lhc1990" w:date="2016-05-19T14:06:00Z"/>
        </w:rPr>
        <w:pPrChange w:id="851" w:author="lhc1990" w:date="2016-05-19T14:06:00Z">
          <w:pPr>
            <w:ind w:firstLineChars="50" w:firstLine="105"/>
          </w:pPr>
        </w:pPrChange>
      </w:pPr>
      <w:del w:id="852" w:author="lhc1990" w:date="2016-05-19T14:06:00Z">
        <w:r w:rsidDel="00D5233B">
          <w:rPr>
            <w:rFonts w:hint="eastAsia"/>
          </w:rPr>
          <w:delText>メモリ使用量に増加傾向が見当たる場合、</w:delText>
        </w:r>
        <w:r w:rsidDel="00D5233B">
          <w:rPr>
            <w:rFonts w:hint="eastAsia"/>
          </w:rPr>
          <w:delText>MAT(Memory Analyzer)</w:delText>
        </w:r>
        <w:r w:rsidDel="00D5233B">
          <w:rPr>
            <w:rFonts w:hint="eastAsia"/>
          </w:rPr>
          <w:delText>を用いて解析しますが、</w:delText>
        </w:r>
        <w:r w:rsidDel="00D5233B">
          <w:rPr>
            <w:rFonts w:hint="eastAsia"/>
          </w:rPr>
          <w:delText>MAT</w:delText>
        </w:r>
        <w:r w:rsidDel="00D5233B">
          <w:rPr>
            <w:rFonts w:hint="eastAsia"/>
          </w:rPr>
          <w:delText>についても参考文献</w:delText>
        </w:r>
        <w:r w:rsidDel="00D5233B">
          <w:rPr>
            <w:rFonts w:hint="eastAsia"/>
          </w:rPr>
          <w:delText>[1]</w:delText>
        </w:r>
        <w:r w:rsidDel="00D5233B">
          <w:rPr>
            <w:rFonts w:hint="eastAsia"/>
          </w:rPr>
          <w:delText>をご参照</w:delText>
        </w:r>
        <w:r w:rsidR="00E726CE" w:rsidDel="00D5233B">
          <w:rPr>
            <w:rFonts w:hint="eastAsia"/>
          </w:rPr>
          <w:delText>下さい</w:delText>
        </w:r>
        <w:r w:rsidDel="00D5233B">
          <w:rPr>
            <w:rFonts w:hint="eastAsia"/>
          </w:rPr>
          <w:delText>。</w:delText>
        </w:r>
      </w:del>
    </w:p>
    <w:p w14:paraId="52C8EB91" w14:textId="637F91A6" w:rsidR="005C7764" w:rsidDel="00D5233B" w:rsidRDefault="005C7764">
      <w:pPr>
        <w:keepNext/>
        <w:jc w:val="center"/>
        <w:rPr>
          <w:del w:id="853" w:author="lhc1990" w:date="2016-05-19T14:06:00Z"/>
        </w:rPr>
        <w:pPrChange w:id="854" w:author="lhc1990" w:date="2016-05-19T14:06:00Z">
          <w:pPr/>
        </w:pPrChange>
      </w:pPr>
    </w:p>
    <w:p w14:paraId="42D53829" w14:textId="2722B4AD" w:rsidR="00B6142F" w:rsidDel="00D5233B" w:rsidRDefault="00B6142F">
      <w:pPr>
        <w:pStyle w:val="Caption"/>
        <w:keepNext/>
        <w:jc w:val="center"/>
        <w:rPr>
          <w:del w:id="855" w:author="lhc1990" w:date="2016-05-19T14:06:00Z"/>
        </w:rPr>
      </w:pPr>
      <w:del w:id="856" w:author="lhc1990" w:date="2016-05-19T14:06:00Z">
        <w:r w:rsidDel="00D5233B">
          <w:rPr>
            <w:rFonts w:hint="eastAsia"/>
          </w:rPr>
          <w:delText>表</w:delText>
        </w:r>
        <w:r w:rsidDel="00D5233B">
          <w:rPr>
            <w:rFonts w:hint="eastAsia"/>
          </w:rPr>
          <w:delText xml:space="preserve"> </w:delText>
        </w:r>
        <w:r w:rsidR="007A1F9F" w:rsidDel="00D5233B">
          <w:rPr>
            <w:b w:val="0"/>
            <w:bCs w:val="0"/>
          </w:rPr>
          <w:fldChar w:fldCharType="begin"/>
        </w:r>
        <w:r w:rsidR="007A1F9F" w:rsidDel="00D5233B">
          <w:delInstrText xml:space="preserve"> </w:delInstrText>
        </w:r>
        <w:r w:rsidR="007A1F9F" w:rsidDel="00D5233B">
          <w:rPr>
            <w:rFonts w:hint="eastAsia"/>
          </w:rPr>
          <w:delInstrText>STYLEREF 1 \s</w:delInstrText>
        </w:r>
        <w:r w:rsidR="007A1F9F" w:rsidDel="00D5233B">
          <w:delInstrText xml:space="preserve"> </w:delInstrText>
        </w:r>
        <w:r w:rsidR="007A1F9F" w:rsidDel="00D5233B">
          <w:rPr>
            <w:b w:val="0"/>
            <w:bCs w:val="0"/>
          </w:rPr>
          <w:fldChar w:fldCharType="separate"/>
        </w:r>
        <w:r w:rsidR="00184145" w:rsidDel="00D5233B">
          <w:rPr>
            <w:noProof/>
          </w:rPr>
          <w:delText>3</w:delText>
        </w:r>
        <w:r w:rsidR="007A1F9F" w:rsidDel="00D5233B">
          <w:rPr>
            <w:b w:val="0"/>
            <w:bCs w:val="0"/>
          </w:rPr>
          <w:fldChar w:fldCharType="end"/>
        </w:r>
        <w:r w:rsidR="007A1F9F" w:rsidDel="00D5233B">
          <w:noBreakHyphen/>
        </w:r>
        <w:r w:rsidR="007A1F9F" w:rsidDel="00D5233B">
          <w:rPr>
            <w:b w:val="0"/>
            <w:bCs w:val="0"/>
          </w:rPr>
          <w:fldChar w:fldCharType="begin"/>
        </w:r>
        <w:r w:rsidR="007A1F9F" w:rsidDel="00D5233B">
          <w:delInstrText xml:space="preserve"> </w:delInstrText>
        </w:r>
        <w:r w:rsidR="007A1F9F" w:rsidDel="00D5233B">
          <w:rPr>
            <w:rFonts w:hint="eastAsia"/>
          </w:rPr>
          <w:delInstrText xml:space="preserve">SEQ </w:delInstrText>
        </w:r>
        <w:r w:rsidR="007A1F9F" w:rsidDel="00D5233B">
          <w:rPr>
            <w:rFonts w:hint="eastAsia"/>
          </w:rPr>
          <w:delInstrText>表</w:delInstrText>
        </w:r>
        <w:r w:rsidR="007A1F9F" w:rsidDel="00D5233B">
          <w:rPr>
            <w:rFonts w:hint="eastAsia"/>
          </w:rPr>
          <w:delInstrText xml:space="preserve"> \* ARABIC \s 1</w:delInstrText>
        </w:r>
        <w:r w:rsidR="007A1F9F" w:rsidDel="00D5233B">
          <w:delInstrText xml:space="preserve"> </w:delInstrText>
        </w:r>
        <w:r w:rsidR="007A1F9F" w:rsidDel="00D5233B">
          <w:rPr>
            <w:b w:val="0"/>
            <w:bCs w:val="0"/>
          </w:rPr>
          <w:fldChar w:fldCharType="separate"/>
        </w:r>
        <w:r w:rsidR="00184145" w:rsidDel="00D5233B">
          <w:rPr>
            <w:noProof/>
          </w:rPr>
          <w:delText>6</w:delText>
        </w:r>
        <w:r w:rsidR="007A1F9F" w:rsidDel="00D5233B">
          <w:rPr>
            <w:b w:val="0"/>
            <w:bCs w:val="0"/>
          </w:rPr>
          <w:fldChar w:fldCharType="end"/>
        </w:r>
        <w:r w:rsidDel="00D5233B">
          <w:rPr>
            <w:rFonts w:hint="eastAsia"/>
          </w:rPr>
          <w:delText xml:space="preserve"> </w:delText>
        </w:r>
        <w:r w:rsidDel="00D5233B">
          <w:rPr>
            <w:rFonts w:hint="eastAsia"/>
          </w:rPr>
          <w:delText>メモリリーク試験で実行するファイル</w:delText>
        </w:r>
      </w:del>
    </w:p>
    <w:tbl>
      <w:tblPr>
        <w:tblStyle w:val="TableGrid"/>
        <w:tblW w:w="0" w:type="auto"/>
        <w:tblLook w:val="04A0" w:firstRow="1" w:lastRow="0" w:firstColumn="1" w:lastColumn="0" w:noHBand="0" w:noVBand="1"/>
      </w:tblPr>
      <w:tblGrid>
        <w:gridCol w:w="817"/>
        <w:gridCol w:w="7885"/>
      </w:tblGrid>
      <w:tr w:rsidR="001A0A6F" w:rsidDel="00D5233B" w14:paraId="6DD73CC5" w14:textId="0839719A" w:rsidTr="00E4078E">
        <w:trPr>
          <w:del w:id="857" w:author="lhc1990" w:date="2016-05-19T14:06:00Z"/>
        </w:trPr>
        <w:tc>
          <w:tcPr>
            <w:tcW w:w="817" w:type="dxa"/>
            <w:shd w:val="clear" w:color="auto" w:fill="CCFFCC"/>
          </w:tcPr>
          <w:p w14:paraId="0102031B" w14:textId="5EDB7293" w:rsidR="001A0A6F" w:rsidRPr="003558B4" w:rsidDel="00D5233B" w:rsidRDefault="001A0A6F">
            <w:pPr>
              <w:keepNext/>
              <w:jc w:val="center"/>
              <w:rPr>
                <w:del w:id="858" w:author="lhc1990" w:date="2016-05-19T14:06:00Z"/>
                <w:b/>
              </w:rPr>
              <w:pPrChange w:id="859" w:author="lhc1990" w:date="2016-05-19T14:06:00Z">
                <w:pPr>
                  <w:jc w:val="center"/>
                </w:pPr>
              </w:pPrChange>
            </w:pPr>
            <w:del w:id="860" w:author="lhc1990" w:date="2016-05-19T14:06:00Z">
              <w:r w:rsidRPr="003558B4" w:rsidDel="00D5233B">
                <w:rPr>
                  <w:rFonts w:hint="eastAsia"/>
                  <w:b/>
                </w:rPr>
                <w:delText>V1.1</w:delText>
              </w:r>
            </w:del>
          </w:p>
        </w:tc>
        <w:tc>
          <w:tcPr>
            <w:tcW w:w="7885" w:type="dxa"/>
          </w:tcPr>
          <w:p w14:paraId="453DC5BA" w14:textId="33D1871F" w:rsidR="009950A1" w:rsidDel="00D5233B" w:rsidRDefault="00C952FB">
            <w:pPr>
              <w:keepNext/>
              <w:jc w:val="center"/>
              <w:rPr>
                <w:del w:id="861" w:author="lhc1990" w:date="2016-05-19T14:06:00Z"/>
              </w:rPr>
              <w:pPrChange w:id="862" w:author="lhc1990" w:date="2016-05-19T14:06:00Z">
                <w:pPr/>
              </w:pPrChange>
            </w:pPr>
            <w:del w:id="863" w:author="lhc1990" w:date="2016-05-19T14:06:00Z">
              <w:r w:rsidRPr="00C952FB" w:rsidDel="00D5233B">
                <w:delText>jp.co.toshiba_sol.securedb.test.SQLMemoryLeakTest</w:delText>
              </w:r>
              <w:r w:rsidDel="00D5233B">
                <w:rPr>
                  <w:rFonts w:hint="eastAsia"/>
                </w:rPr>
                <w:delText>.java</w:delText>
              </w:r>
            </w:del>
          </w:p>
        </w:tc>
      </w:tr>
      <w:tr w:rsidR="001A0A6F" w:rsidDel="00D5233B" w14:paraId="7DE5DBF6" w14:textId="7B414F86" w:rsidTr="00E4078E">
        <w:trPr>
          <w:del w:id="864" w:author="lhc1990" w:date="2016-05-19T14:06:00Z"/>
        </w:trPr>
        <w:tc>
          <w:tcPr>
            <w:tcW w:w="817" w:type="dxa"/>
            <w:shd w:val="clear" w:color="auto" w:fill="CCFFCC"/>
          </w:tcPr>
          <w:p w14:paraId="754352D1" w14:textId="756BEB0A" w:rsidR="001A0A6F" w:rsidRPr="003558B4" w:rsidDel="00D5233B" w:rsidRDefault="00526C06">
            <w:pPr>
              <w:keepNext/>
              <w:jc w:val="center"/>
              <w:rPr>
                <w:del w:id="865" w:author="lhc1990" w:date="2016-05-19T14:06:00Z"/>
                <w:b/>
              </w:rPr>
              <w:pPrChange w:id="866" w:author="lhc1990" w:date="2016-05-19T14:06:00Z">
                <w:pPr>
                  <w:jc w:val="center"/>
                </w:pPr>
              </w:pPrChange>
            </w:pPr>
            <w:del w:id="867" w:author="lhc1990" w:date="2016-05-19T14:06:00Z">
              <w:r w:rsidDel="00D5233B">
                <w:rPr>
                  <w:rFonts w:hint="eastAsia"/>
                  <w:b/>
                </w:rPr>
                <w:delText>V2/V3</w:delText>
              </w:r>
            </w:del>
          </w:p>
        </w:tc>
        <w:tc>
          <w:tcPr>
            <w:tcW w:w="7885" w:type="dxa"/>
          </w:tcPr>
          <w:p w14:paraId="32CD0281" w14:textId="2A683837" w:rsidR="00F661C6" w:rsidDel="00D5233B" w:rsidRDefault="00F661C6">
            <w:pPr>
              <w:keepNext/>
              <w:jc w:val="center"/>
              <w:rPr>
                <w:del w:id="868" w:author="lhc1990" w:date="2016-05-19T14:06:00Z"/>
              </w:rPr>
              <w:pPrChange w:id="869" w:author="lhc1990" w:date="2016-05-19T14:06:00Z">
                <w:pPr/>
              </w:pPrChange>
            </w:pPr>
            <w:del w:id="870" w:author="lhc1990" w:date="2016-05-19T14:06:00Z">
              <w:r w:rsidDel="00D5233B">
                <w:rPr>
                  <w:rFonts w:hint="eastAsia"/>
                </w:rPr>
                <w:delText xml:space="preserve">CrypgetSQL </w:delText>
              </w:r>
              <w:r w:rsidR="00526C06" w:rsidDel="00D5233B">
                <w:rPr>
                  <w:rFonts w:hint="eastAsia"/>
                </w:rPr>
                <w:delText>V2/V3</w:delText>
              </w:r>
              <w:r w:rsidDel="00D5233B">
                <w:rPr>
                  <w:rFonts w:hint="eastAsia"/>
                </w:rPr>
                <w:delText>ではメモリリーク試験アプリは、</w:delText>
              </w:r>
              <w:r w:rsidDel="00D5233B">
                <w:rPr>
                  <w:rFonts w:hint="eastAsia"/>
                </w:rPr>
                <w:delText>Android JUnit</w:delText>
              </w:r>
              <w:r w:rsidDel="00D5233B">
                <w:rPr>
                  <w:rFonts w:hint="eastAsia"/>
                </w:rPr>
                <w:delText>ではなく</w:delText>
              </w:r>
              <w:r w:rsidDel="00D5233B">
                <w:rPr>
                  <w:rFonts w:hint="eastAsia"/>
                </w:rPr>
                <w:delText>Android Application</w:delText>
              </w:r>
              <w:r w:rsidDel="00D5233B">
                <w:rPr>
                  <w:rFonts w:hint="eastAsia"/>
                </w:rPr>
                <w:delText>になります。</w:delText>
              </w:r>
              <w:r w:rsidR="00347AD2" w:rsidDel="00D5233B">
                <w:rPr>
                  <w:rFonts w:hint="eastAsia"/>
                </w:rPr>
                <w:delText>MemoryleakTest</w:delText>
              </w:r>
              <w:r w:rsidR="00347AD2" w:rsidDel="00D5233B">
                <w:rPr>
                  <w:rFonts w:hint="eastAsia"/>
                </w:rPr>
                <w:delText>を利用します。</w:delText>
              </w:r>
            </w:del>
          </w:p>
        </w:tc>
      </w:tr>
    </w:tbl>
    <w:p w14:paraId="29E52635" w14:textId="1394B4B4" w:rsidR="00A42650" w:rsidDel="00D5233B" w:rsidRDefault="00A42650">
      <w:pPr>
        <w:keepNext/>
        <w:jc w:val="center"/>
        <w:rPr>
          <w:del w:id="871" w:author="lhc1990" w:date="2016-05-19T14:06:00Z"/>
        </w:rPr>
        <w:pPrChange w:id="872" w:author="lhc1990" w:date="2016-05-19T14:06:00Z">
          <w:pPr/>
        </w:pPrChange>
      </w:pPr>
    </w:p>
    <w:p w14:paraId="3DB1E7A9" w14:textId="0326A517" w:rsidR="00347AD2" w:rsidDel="00D5233B" w:rsidRDefault="00347AD2">
      <w:pPr>
        <w:keepNext/>
        <w:ind w:firstLineChars="50" w:firstLine="105"/>
        <w:jc w:val="center"/>
        <w:rPr>
          <w:del w:id="873" w:author="lhc1990" w:date="2016-05-19T14:06:00Z"/>
        </w:rPr>
        <w:pPrChange w:id="874" w:author="lhc1990" w:date="2016-05-19T14:06:00Z">
          <w:pPr>
            <w:ind w:firstLineChars="50" w:firstLine="105"/>
          </w:pPr>
        </w:pPrChange>
      </w:pPr>
      <w:del w:id="875" w:author="lhc1990" w:date="2016-05-19T14:06:00Z">
        <w:r w:rsidDel="00D5233B">
          <w:rPr>
            <w:rFonts w:hint="eastAsia"/>
          </w:rPr>
          <w:delText xml:space="preserve">CrypgetSQL </w:delText>
        </w:r>
        <w:r w:rsidR="00526C06" w:rsidDel="00D5233B">
          <w:rPr>
            <w:rFonts w:hint="eastAsia"/>
          </w:rPr>
          <w:delText>V2/V3</w:delText>
        </w:r>
        <w:r w:rsidDel="00D5233B">
          <w:rPr>
            <w:rFonts w:hint="eastAsia"/>
          </w:rPr>
          <w:delText>のメモリリーク試験は、</w:delText>
        </w:r>
        <w:r w:rsidDel="00D5233B">
          <w:rPr>
            <w:rFonts w:hint="eastAsia"/>
          </w:rPr>
          <w:delText>Android Application</w:delText>
        </w:r>
        <w:r w:rsidDel="00D5233B">
          <w:rPr>
            <w:rFonts w:hint="eastAsia"/>
          </w:rPr>
          <w:delText>である</w:delText>
        </w:r>
        <w:r w:rsidDel="00D5233B">
          <w:rPr>
            <w:rFonts w:hint="eastAsia"/>
          </w:rPr>
          <w:delText>MemoryleakTest</w:delText>
        </w:r>
        <w:r w:rsidDel="00D5233B">
          <w:rPr>
            <w:rFonts w:hint="eastAsia"/>
          </w:rPr>
          <w:delText>を利用します。アプリケーションの画面上にボタンは「</w:delText>
        </w:r>
        <w:r w:rsidDel="00D5233B">
          <w:rPr>
            <w:rFonts w:hint="eastAsia"/>
          </w:rPr>
          <w:delText>start</w:delText>
        </w:r>
        <w:r w:rsidDel="00D5233B">
          <w:rPr>
            <w:rFonts w:hint="eastAsia"/>
          </w:rPr>
          <w:delText>」の一つしかありません。ボタンをタップして、画面上に「</w:delText>
        </w:r>
        <w:r w:rsidDel="00D5233B">
          <w:rPr>
            <w:rFonts w:hint="eastAsia"/>
          </w:rPr>
          <w:delText>finish.</w:delText>
        </w:r>
        <w:r w:rsidDel="00D5233B">
          <w:rPr>
            <w:rFonts w:hint="eastAsia"/>
          </w:rPr>
          <w:delText>」と表示されたら完了です。</w:delText>
        </w:r>
        <w:r w:rsidR="003D6BD5" w:rsidDel="00D5233B">
          <w:rPr>
            <w:rFonts w:hint="eastAsia"/>
          </w:rPr>
          <w:delText>完了後、</w:delText>
        </w:r>
        <w:r w:rsidR="00212B45" w:rsidDel="00D5233B">
          <w:rPr>
            <w:rFonts w:hint="eastAsia"/>
          </w:rPr>
          <w:delText>外部ストレージから</w:delText>
        </w:r>
        <w:r w:rsidR="00C81E21" w:rsidDel="00D5233B">
          <w:rPr>
            <w:rFonts w:hint="eastAsia"/>
          </w:rPr>
          <w:delText>「</w:delText>
        </w:r>
        <w:r w:rsidR="00212B45" w:rsidDel="00D5233B">
          <w:rPr>
            <w:rFonts w:hint="eastAsia"/>
          </w:rPr>
          <w:delText>CrypgetSQL_Memoryleak_[</w:delText>
        </w:r>
        <w:r w:rsidR="00212B45" w:rsidDel="00D5233B">
          <w:rPr>
            <w:rFonts w:hint="eastAsia"/>
          </w:rPr>
          <w:delText>日付</w:delText>
        </w:r>
        <w:r w:rsidR="00212B45" w:rsidDel="00D5233B">
          <w:rPr>
            <w:rFonts w:hint="eastAsia"/>
          </w:rPr>
          <w:delText>]_[</w:delText>
        </w:r>
        <w:r w:rsidR="00212B45" w:rsidDel="00D5233B">
          <w:rPr>
            <w:rFonts w:hint="eastAsia"/>
          </w:rPr>
          <w:delText>時刻</w:delText>
        </w:r>
        <w:r w:rsidR="00212B45" w:rsidDel="00D5233B">
          <w:rPr>
            <w:rFonts w:hint="eastAsia"/>
          </w:rPr>
          <w:delText>].txt</w:delText>
        </w:r>
        <w:r w:rsidR="00C81E21" w:rsidDel="00D5233B">
          <w:rPr>
            <w:rFonts w:hint="eastAsia"/>
          </w:rPr>
          <w:delText>」</w:delText>
        </w:r>
        <w:r w:rsidR="00212B45" w:rsidDel="00D5233B">
          <w:rPr>
            <w:rFonts w:hint="eastAsia"/>
          </w:rPr>
          <w:delText>ファイルを取得して</w:delText>
        </w:r>
        <w:r w:rsidR="00E726CE" w:rsidDel="00D5233B">
          <w:rPr>
            <w:rFonts w:hint="eastAsia"/>
          </w:rPr>
          <w:delText>下さい</w:delText>
        </w:r>
        <w:r w:rsidR="00C81E21" w:rsidDel="00D5233B">
          <w:rPr>
            <w:rFonts w:hint="eastAsia"/>
          </w:rPr>
          <w:delText>（</w:delText>
        </w:r>
        <w:r w:rsidR="00C81E21" w:rsidDel="00D5233B">
          <w:fldChar w:fldCharType="begin"/>
        </w:r>
        <w:r w:rsidR="00C81E21" w:rsidDel="00D5233B">
          <w:delInstrText xml:space="preserve"> </w:delInstrText>
        </w:r>
        <w:r w:rsidR="00C81E21" w:rsidDel="00D5233B">
          <w:rPr>
            <w:rFonts w:hint="eastAsia"/>
          </w:rPr>
          <w:delInstrText>REF _Ref417304421 \h</w:delInstrText>
        </w:r>
        <w:r w:rsidR="00C81E21" w:rsidDel="00D5233B">
          <w:delInstrText xml:space="preserve"> </w:delInstrText>
        </w:r>
        <w:r w:rsidR="00C81E21"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5</w:delText>
        </w:r>
        <w:r w:rsidR="00C81E21" w:rsidDel="00D5233B">
          <w:fldChar w:fldCharType="end"/>
        </w:r>
        <w:r w:rsidR="00C81E21" w:rsidDel="00D5233B">
          <w:rPr>
            <w:rFonts w:hint="eastAsia"/>
          </w:rPr>
          <w:delText>参照）</w:delText>
        </w:r>
        <w:r w:rsidR="00212B45" w:rsidDel="00D5233B">
          <w:rPr>
            <w:rFonts w:hint="eastAsia"/>
          </w:rPr>
          <w:delText>。</w:delText>
        </w:r>
        <w:r w:rsidR="00B92BC9" w:rsidDel="00D5233B">
          <w:rPr>
            <w:rFonts w:hint="eastAsia"/>
          </w:rPr>
          <w:delText>File Explorer</w:delText>
        </w:r>
        <w:r w:rsidR="00B92BC9" w:rsidDel="00D5233B">
          <w:rPr>
            <w:rFonts w:hint="eastAsia"/>
          </w:rPr>
          <w:delText>を利用していますが、</w:delText>
        </w:r>
        <w:r w:rsidR="00F01BEE" w:rsidDel="00D5233B">
          <w:rPr>
            <w:rFonts w:hint="eastAsia"/>
          </w:rPr>
          <w:delText>この利用方法は</w:delText>
        </w:r>
        <w:r w:rsidR="00F01BEE" w:rsidDel="00D5233B">
          <w:fldChar w:fldCharType="begin"/>
        </w:r>
        <w:r w:rsidR="00F01BEE" w:rsidDel="00D5233B">
          <w:delInstrText xml:space="preserve"> </w:delInstrText>
        </w:r>
        <w:r w:rsidR="00F01BEE" w:rsidDel="00D5233B">
          <w:rPr>
            <w:rFonts w:hint="eastAsia"/>
          </w:rPr>
          <w:delInstrText>REF _Ref416967498 \h</w:delInstrText>
        </w:r>
        <w:r w:rsidR="00F01BEE" w:rsidDel="00D5233B">
          <w:delInstrText xml:space="preserve"> </w:delInstrText>
        </w:r>
        <w:r w:rsidR="00F01BEE"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3</w:delText>
        </w:r>
        <w:r w:rsidR="00F01BEE" w:rsidDel="00D5233B">
          <w:fldChar w:fldCharType="end"/>
        </w:r>
        <w:r w:rsidR="00F01BEE" w:rsidDel="00D5233B">
          <w:rPr>
            <w:rFonts w:hint="eastAsia"/>
          </w:rPr>
          <w:delText>周辺を参考</w:delText>
        </w:r>
        <w:r w:rsidR="00E726CE" w:rsidDel="00D5233B">
          <w:rPr>
            <w:rFonts w:hint="eastAsia"/>
          </w:rPr>
          <w:delText>下さい</w:delText>
        </w:r>
        <w:r w:rsidR="00F01BEE" w:rsidDel="00D5233B">
          <w:rPr>
            <w:rFonts w:hint="eastAsia"/>
          </w:rPr>
          <w:delText>。</w:delText>
        </w:r>
        <w:r w:rsidR="002E1793" w:rsidDel="00D5233B">
          <w:rPr>
            <w:rFonts w:hint="eastAsia"/>
          </w:rPr>
          <w:delText>なお、このテキストファイルの出力箇所は</w:delText>
        </w:r>
        <w:r w:rsidR="003241D1" w:rsidDel="00D5233B">
          <w:rPr>
            <w:rFonts w:hint="eastAsia"/>
          </w:rPr>
          <w:delText>端末</w:delText>
        </w:r>
        <w:r w:rsidR="002E1793" w:rsidDel="00D5233B">
          <w:rPr>
            <w:rFonts w:hint="eastAsia"/>
          </w:rPr>
          <w:delText>依存になります。</w:delText>
        </w:r>
      </w:del>
    </w:p>
    <w:p w14:paraId="6CE9DA92" w14:textId="7026ECC5" w:rsidR="00212B45" w:rsidDel="00D5233B" w:rsidRDefault="00212B45">
      <w:pPr>
        <w:keepNext/>
        <w:jc w:val="center"/>
        <w:rPr>
          <w:del w:id="876" w:author="lhc1990" w:date="2016-05-19T14:06:00Z"/>
        </w:rPr>
      </w:pPr>
      <w:del w:id="877" w:author="lhc1990" w:date="2016-05-19T14:06:00Z">
        <w:r w:rsidDel="00D5233B">
          <w:rPr>
            <w:noProof/>
          </w:rPr>
          <w:drawing>
            <wp:inline distT="0" distB="0" distL="0" distR="0" wp14:anchorId="0C75D93D" wp14:editId="16083C51">
              <wp:extent cx="4171950" cy="3024958"/>
              <wp:effectExtent l="0" t="0" r="0" b="444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_fileExplorer.jpg"/>
                      <pic:cNvPicPr/>
                    </pic:nvPicPr>
                    <pic:blipFill>
                      <a:blip r:embed="rId24">
                        <a:extLst>
                          <a:ext uri="{28A0092B-C50C-407E-A947-70E740481C1C}">
                            <a14:useLocalDpi xmlns:a14="http://schemas.microsoft.com/office/drawing/2010/main" val="0"/>
                          </a:ext>
                        </a:extLst>
                      </a:blip>
                      <a:stretch>
                        <a:fillRect/>
                      </a:stretch>
                    </pic:blipFill>
                    <pic:spPr>
                      <a:xfrm>
                        <a:off x="0" y="0"/>
                        <a:ext cx="4172627" cy="3025449"/>
                      </a:xfrm>
                      <a:prstGeom prst="rect">
                        <a:avLst/>
                      </a:prstGeom>
                    </pic:spPr>
                  </pic:pic>
                </a:graphicData>
              </a:graphic>
            </wp:inline>
          </w:drawing>
        </w:r>
      </w:del>
    </w:p>
    <w:p w14:paraId="1B6B90A4" w14:textId="33EEB416" w:rsidR="00212B45" w:rsidDel="00D5233B" w:rsidRDefault="00212B45">
      <w:pPr>
        <w:pStyle w:val="Caption"/>
        <w:keepNext/>
        <w:jc w:val="center"/>
        <w:rPr>
          <w:del w:id="878" w:author="lhc1990" w:date="2016-05-19T14:06:00Z"/>
        </w:rPr>
        <w:pPrChange w:id="879" w:author="lhc1990" w:date="2016-05-19T14:06:00Z">
          <w:pPr>
            <w:pStyle w:val="Caption"/>
            <w:jc w:val="center"/>
          </w:pPr>
        </w:pPrChange>
      </w:pPr>
      <w:bookmarkStart w:id="880" w:name="_Ref417304421"/>
      <w:del w:id="881"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3</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5</w:delText>
        </w:r>
        <w:r w:rsidR="00184145" w:rsidDel="00D5233B">
          <w:rPr>
            <w:b w:val="0"/>
            <w:bCs w:val="0"/>
          </w:rPr>
          <w:fldChar w:fldCharType="end"/>
        </w:r>
        <w:bookmarkEnd w:id="880"/>
        <w:r w:rsidDel="00D5233B">
          <w:rPr>
            <w:rFonts w:hint="eastAsia"/>
          </w:rPr>
          <w:delText xml:space="preserve"> Memoryleak</w:delText>
        </w:r>
        <w:r w:rsidDel="00D5233B">
          <w:rPr>
            <w:rFonts w:hint="eastAsia"/>
          </w:rPr>
          <w:delText>結果テキスト</w:delText>
        </w:r>
      </w:del>
    </w:p>
    <w:p w14:paraId="0898A0CC" w14:textId="677F7872" w:rsidR="00212B45" w:rsidDel="00D5233B" w:rsidRDefault="00212B45">
      <w:pPr>
        <w:keepNext/>
        <w:jc w:val="center"/>
        <w:rPr>
          <w:del w:id="882" w:author="lhc1990" w:date="2016-05-19T14:06:00Z"/>
        </w:rPr>
        <w:pPrChange w:id="883" w:author="lhc1990" w:date="2016-05-19T14:06:00Z">
          <w:pPr/>
        </w:pPrChange>
      </w:pPr>
    </w:p>
    <w:p w14:paraId="0BFF284F" w14:textId="6DE67070" w:rsidR="004A7601" w:rsidDel="00D5233B" w:rsidRDefault="004A7601">
      <w:pPr>
        <w:keepNext/>
        <w:ind w:firstLineChars="50" w:firstLine="105"/>
        <w:jc w:val="center"/>
        <w:rPr>
          <w:del w:id="884" w:author="lhc1990" w:date="2016-05-19T14:06:00Z"/>
        </w:rPr>
        <w:pPrChange w:id="885" w:author="lhc1990" w:date="2016-05-19T14:06:00Z">
          <w:pPr>
            <w:ind w:firstLineChars="50" w:firstLine="105"/>
          </w:pPr>
        </w:pPrChange>
      </w:pPr>
      <w:del w:id="886" w:author="lhc1990" w:date="2016-05-19T14:06:00Z">
        <w:r w:rsidDel="00D5233B">
          <w:rPr>
            <w:rFonts w:hint="eastAsia"/>
          </w:rPr>
          <w:delText>このファイルの内容は、</w:delText>
        </w:r>
        <w:r w:rsidDel="00D5233B">
          <w:fldChar w:fldCharType="begin"/>
        </w:r>
        <w:r w:rsidDel="00D5233B">
          <w:delInstrText xml:space="preserve"> </w:delInstrText>
        </w:r>
        <w:r w:rsidDel="00D5233B">
          <w:rPr>
            <w:rFonts w:hint="eastAsia"/>
          </w:rPr>
          <w:delInstrText>REF _Ref417304626 \h</w:delInstrText>
        </w:r>
        <w:r w:rsidDel="00D5233B">
          <w:delInstrText xml:space="preserve"> </w:delInstrText>
        </w:r>
        <w:r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7</w:delText>
        </w:r>
        <w:r w:rsidDel="00D5233B">
          <w:fldChar w:fldCharType="end"/>
        </w:r>
        <w:r w:rsidDel="00D5233B">
          <w:rPr>
            <w:rFonts w:hint="eastAsia"/>
          </w:rPr>
          <w:delText>のような</w:delText>
        </w:r>
        <w:r w:rsidDel="00D5233B">
          <w:rPr>
            <w:rFonts w:hint="eastAsia"/>
          </w:rPr>
          <w:delText>CSV</w:delText>
        </w:r>
        <w:r w:rsidDel="00D5233B">
          <w:rPr>
            <w:rFonts w:hint="eastAsia"/>
          </w:rPr>
          <w:delText>になります。一行目に内容が記載されています。</w:delText>
        </w:r>
        <w:r w:rsidDel="00D5233B">
          <w:rPr>
            <w:rFonts w:hint="eastAsia"/>
          </w:rPr>
          <w:delText>Excel</w:delText>
        </w:r>
        <w:r w:rsidDel="00D5233B">
          <w:rPr>
            <w:rFonts w:hint="eastAsia"/>
          </w:rPr>
          <w:delText>等で、グラフ化するなどして、メモリの増減を可視化し、メモリリークの有無を確認して</w:delText>
        </w:r>
        <w:r w:rsidR="00E726CE" w:rsidDel="00D5233B">
          <w:rPr>
            <w:rFonts w:hint="eastAsia"/>
          </w:rPr>
          <w:delText>下さい</w:delText>
        </w:r>
        <w:r w:rsidDel="00D5233B">
          <w:rPr>
            <w:rFonts w:hint="eastAsia"/>
          </w:rPr>
          <w:delText>。</w:delText>
        </w:r>
      </w:del>
    </w:p>
    <w:p w14:paraId="5EC08E31" w14:textId="3C746D94" w:rsidR="00344E81" w:rsidRPr="004A7601" w:rsidDel="00D5233B" w:rsidRDefault="00344E81">
      <w:pPr>
        <w:keepNext/>
        <w:jc w:val="center"/>
        <w:rPr>
          <w:del w:id="887" w:author="lhc1990" w:date="2016-05-19T14:06:00Z"/>
        </w:rPr>
        <w:pPrChange w:id="888" w:author="lhc1990" w:date="2016-05-19T14:06:00Z">
          <w:pPr/>
        </w:pPrChange>
      </w:pPr>
    </w:p>
    <w:p w14:paraId="7B10B51B" w14:textId="51BBDF66" w:rsidR="004A7601" w:rsidDel="00D5233B" w:rsidRDefault="004A7601">
      <w:pPr>
        <w:pStyle w:val="Caption"/>
        <w:keepNext/>
        <w:jc w:val="center"/>
        <w:rPr>
          <w:del w:id="889" w:author="lhc1990" w:date="2016-05-19T14:06:00Z"/>
        </w:rPr>
      </w:pPr>
      <w:bookmarkStart w:id="890" w:name="_Ref417304626"/>
      <w:del w:id="891" w:author="lhc1990" w:date="2016-05-19T14:06:00Z">
        <w:r w:rsidDel="00D5233B">
          <w:rPr>
            <w:rFonts w:hint="eastAsia"/>
          </w:rPr>
          <w:delText>表</w:delText>
        </w:r>
        <w:r w:rsidDel="00D5233B">
          <w:rPr>
            <w:rFonts w:hint="eastAsia"/>
          </w:rPr>
          <w:delText xml:space="preserve"> </w:delText>
        </w:r>
        <w:r w:rsidR="007A1F9F" w:rsidDel="00D5233B">
          <w:rPr>
            <w:b w:val="0"/>
            <w:bCs w:val="0"/>
          </w:rPr>
          <w:fldChar w:fldCharType="begin"/>
        </w:r>
        <w:r w:rsidR="007A1F9F" w:rsidDel="00D5233B">
          <w:delInstrText xml:space="preserve"> </w:delInstrText>
        </w:r>
        <w:r w:rsidR="007A1F9F" w:rsidDel="00D5233B">
          <w:rPr>
            <w:rFonts w:hint="eastAsia"/>
          </w:rPr>
          <w:delInstrText>STYLEREF 1 \s</w:delInstrText>
        </w:r>
        <w:r w:rsidR="007A1F9F" w:rsidDel="00D5233B">
          <w:delInstrText xml:space="preserve"> </w:delInstrText>
        </w:r>
        <w:r w:rsidR="007A1F9F" w:rsidDel="00D5233B">
          <w:rPr>
            <w:b w:val="0"/>
            <w:bCs w:val="0"/>
          </w:rPr>
          <w:fldChar w:fldCharType="separate"/>
        </w:r>
        <w:r w:rsidR="00184145" w:rsidDel="00D5233B">
          <w:rPr>
            <w:noProof/>
          </w:rPr>
          <w:delText>3</w:delText>
        </w:r>
        <w:r w:rsidR="007A1F9F" w:rsidDel="00D5233B">
          <w:rPr>
            <w:b w:val="0"/>
            <w:bCs w:val="0"/>
          </w:rPr>
          <w:fldChar w:fldCharType="end"/>
        </w:r>
        <w:r w:rsidR="007A1F9F" w:rsidDel="00D5233B">
          <w:noBreakHyphen/>
        </w:r>
        <w:r w:rsidR="007A1F9F" w:rsidDel="00D5233B">
          <w:rPr>
            <w:b w:val="0"/>
            <w:bCs w:val="0"/>
          </w:rPr>
          <w:fldChar w:fldCharType="begin"/>
        </w:r>
        <w:r w:rsidR="007A1F9F" w:rsidDel="00D5233B">
          <w:delInstrText xml:space="preserve"> </w:delInstrText>
        </w:r>
        <w:r w:rsidR="007A1F9F" w:rsidDel="00D5233B">
          <w:rPr>
            <w:rFonts w:hint="eastAsia"/>
          </w:rPr>
          <w:delInstrText xml:space="preserve">SEQ </w:delInstrText>
        </w:r>
        <w:r w:rsidR="007A1F9F" w:rsidDel="00D5233B">
          <w:rPr>
            <w:rFonts w:hint="eastAsia"/>
          </w:rPr>
          <w:delInstrText>表</w:delInstrText>
        </w:r>
        <w:r w:rsidR="007A1F9F" w:rsidDel="00D5233B">
          <w:rPr>
            <w:rFonts w:hint="eastAsia"/>
          </w:rPr>
          <w:delInstrText xml:space="preserve"> \* ARABIC \s 1</w:delInstrText>
        </w:r>
        <w:r w:rsidR="007A1F9F" w:rsidDel="00D5233B">
          <w:delInstrText xml:space="preserve"> </w:delInstrText>
        </w:r>
        <w:r w:rsidR="007A1F9F" w:rsidDel="00D5233B">
          <w:rPr>
            <w:b w:val="0"/>
            <w:bCs w:val="0"/>
          </w:rPr>
          <w:fldChar w:fldCharType="separate"/>
        </w:r>
        <w:r w:rsidR="00184145" w:rsidDel="00D5233B">
          <w:rPr>
            <w:noProof/>
          </w:rPr>
          <w:delText>7</w:delText>
        </w:r>
        <w:r w:rsidR="007A1F9F" w:rsidDel="00D5233B">
          <w:rPr>
            <w:b w:val="0"/>
            <w:bCs w:val="0"/>
          </w:rPr>
          <w:fldChar w:fldCharType="end"/>
        </w:r>
        <w:bookmarkEnd w:id="890"/>
        <w:r w:rsidDel="00D5233B">
          <w:rPr>
            <w:rFonts w:hint="eastAsia"/>
          </w:rPr>
          <w:delText xml:space="preserve"> Memoryleak</w:delText>
        </w:r>
        <w:r w:rsidDel="00D5233B">
          <w:rPr>
            <w:rFonts w:hint="eastAsia"/>
          </w:rPr>
          <w:delText>結果テキストの詳細</w:delText>
        </w:r>
      </w:del>
    </w:p>
    <w:tbl>
      <w:tblPr>
        <w:tblStyle w:val="TableGrid"/>
        <w:tblW w:w="0" w:type="auto"/>
        <w:jc w:val="center"/>
        <w:tblLook w:val="04A0" w:firstRow="1" w:lastRow="0" w:firstColumn="1" w:lastColumn="0" w:noHBand="0" w:noVBand="1"/>
      </w:tblPr>
      <w:tblGrid>
        <w:gridCol w:w="8720"/>
      </w:tblGrid>
      <w:tr w:rsidR="004A7601" w:rsidDel="00D5233B" w14:paraId="4CF22DE8" w14:textId="0171396B" w:rsidTr="00552833">
        <w:trPr>
          <w:jc w:val="center"/>
          <w:del w:id="892" w:author="lhc1990" w:date="2016-05-19T14:06:00Z"/>
        </w:trPr>
        <w:tc>
          <w:tcPr>
            <w:tcW w:w="8702" w:type="dxa"/>
          </w:tcPr>
          <w:p w14:paraId="093B7766" w14:textId="652EA6C0" w:rsidR="004A7601" w:rsidDel="00D5233B" w:rsidRDefault="004A7601">
            <w:pPr>
              <w:keepNext/>
              <w:jc w:val="center"/>
              <w:rPr>
                <w:del w:id="893" w:author="lhc1990" w:date="2016-05-19T14:06:00Z"/>
              </w:rPr>
              <w:pPrChange w:id="894" w:author="lhc1990" w:date="2016-05-19T14:06:00Z">
                <w:pPr/>
              </w:pPrChange>
            </w:pPr>
            <w:del w:id="895" w:author="lhc1990" w:date="2016-05-19T14:06:00Z">
              <w:r w:rsidDel="00D5233B">
                <w:delText>2015-04-20</w:delText>
              </w:r>
              <w:r w:rsidDel="00D5233B">
                <w:rPr>
                  <w:rFonts w:hint="eastAsia"/>
                </w:rPr>
                <w:delText>-</w:delText>
              </w:r>
              <w:r w:rsidDel="00D5233B">
                <w:delText>01:29:46.125,app_dalvik_total,app_dalvik_alloc,app_native_total,app_native_alloc</w:delText>
              </w:r>
            </w:del>
          </w:p>
          <w:p w14:paraId="49602699" w14:textId="63668763" w:rsidR="004A7601" w:rsidDel="00D5233B" w:rsidRDefault="004A7601">
            <w:pPr>
              <w:keepNext/>
              <w:jc w:val="center"/>
              <w:rPr>
                <w:del w:id="896" w:author="lhc1990" w:date="2016-05-19T14:06:00Z"/>
              </w:rPr>
              <w:pPrChange w:id="897" w:author="lhc1990" w:date="2016-05-19T14:06:00Z">
                <w:pPr/>
              </w:pPrChange>
            </w:pPr>
            <w:del w:id="898" w:author="lhc1990" w:date="2016-05-19T14:06:00Z">
              <w:r w:rsidDel="00D5233B">
                <w:delText>2015-04-20 01:29:46.154,3153920,3057008,1970176,1963424,beforeOpen</w:delText>
              </w:r>
            </w:del>
          </w:p>
          <w:p w14:paraId="08B58B4F" w14:textId="0989DE0B" w:rsidR="004A7601" w:rsidDel="00D5233B" w:rsidRDefault="004A7601">
            <w:pPr>
              <w:keepNext/>
              <w:jc w:val="center"/>
              <w:rPr>
                <w:del w:id="899" w:author="lhc1990" w:date="2016-05-19T14:06:00Z"/>
              </w:rPr>
              <w:pPrChange w:id="900" w:author="lhc1990" w:date="2016-05-19T14:06:00Z">
                <w:pPr/>
              </w:pPrChange>
            </w:pPr>
            <w:del w:id="901" w:author="lhc1990" w:date="2016-05-19T14:06:00Z">
              <w:r w:rsidDel="00D5233B">
                <w:delText>2015-04-20 01:29:50.281,3383296,3171088,2162688,1991744,end of 0</w:delText>
              </w:r>
            </w:del>
          </w:p>
          <w:p w14:paraId="37AE135E" w14:textId="76A6F0EE" w:rsidR="004A7601" w:rsidDel="00D5233B" w:rsidRDefault="004A7601">
            <w:pPr>
              <w:keepNext/>
              <w:jc w:val="center"/>
              <w:rPr>
                <w:del w:id="902" w:author="lhc1990" w:date="2016-05-19T14:06:00Z"/>
              </w:rPr>
              <w:pPrChange w:id="903" w:author="lhc1990" w:date="2016-05-19T14:06:00Z">
                <w:pPr/>
              </w:pPrChange>
            </w:pPr>
            <w:del w:id="904" w:author="lhc1990" w:date="2016-05-19T14:06:00Z">
              <w:r w:rsidDel="00D5233B">
                <w:delText>2015-04-20 01:29:53.120,3592192,3047776,2162688,1993792,end of 1</w:delText>
              </w:r>
            </w:del>
          </w:p>
          <w:p w14:paraId="2C29C36F" w14:textId="2E5531DE" w:rsidR="004A7601" w:rsidDel="00D5233B" w:rsidRDefault="004A7601">
            <w:pPr>
              <w:keepNext/>
              <w:jc w:val="center"/>
              <w:rPr>
                <w:del w:id="905" w:author="lhc1990" w:date="2016-05-19T14:06:00Z"/>
              </w:rPr>
              <w:pPrChange w:id="906" w:author="lhc1990" w:date="2016-05-19T14:06:00Z">
                <w:pPr/>
              </w:pPrChange>
            </w:pPr>
            <w:del w:id="907" w:author="lhc1990" w:date="2016-05-19T14:06:00Z">
              <w:r w:rsidDel="00D5233B">
                <w:delText>2015-04-20 01:29:55.532,3592192,3447656,2166784,1996392,end of 2</w:delText>
              </w:r>
            </w:del>
          </w:p>
          <w:p w14:paraId="593B3B56" w14:textId="258ACCEF" w:rsidR="004A7601" w:rsidDel="00D5233B" w:rsidRDefault="004A7601">
            <w:pPr>
              <w:keepNext/>
              <w:jc w:val="center"/>
              <w:rPr>
                <w:del w:id="908" w:author="lhc1990" w:date="2016-05-19T14:06:00Z"/>
              </w:rPr>
              <w:pPrChange w:id="909" w:author="lhc1990" w:date="2016-05-19T14:06:00Z">
                <w:pPr/>
              </w:pPrChange>
            </w:pPr>
            <w:del w:id="910" w:author="lhc1990" w:date="2016-05-19T14:06:00Z">
              <w:r w:rsidDel="00D5233B">
                <w:delText>2015-04-20 01:29:57.742,3592192,3331240,2166784,1993864,end of 3</w:delText>
              </w:r>
            </w:del>
          </w:p>
          <w:p w14:paraId="50602D0E" w14:textId="5778E98A" w:rsidR="004A7601" w:rsidDel="00D5233B" w:rsidRDefault="004A7601">
            <w:pPr>
              <w:keepNext/>
              <w:jc w:val="center"/>
              <w:rPr>
                <w:del w:id="911" w:author="lhc1990" w:date="2016-05-19T14:06:00Z"/>
              </w:rPr>
              <w:pPrChange w:id="912" w:author="lhc1990" w:date="2016-05-19T14:06:00Z">
                <w:pPr/>
              </w:pPrChange>
            </w:pPr>
            <w:del w:id="913" w:author="lhc1990" w:date="2016-05-19T14:06:00Z">
              <w:r w:rsidDel="00D5233B">
                <w:delText>2015-04-20 01:29:58.979,3600384,3201920,2166784,1993888,end of 4</w:delText>
              </w:r>
            </w:del>
          </w:p>
          <w:p w14:paraId="14AD519F" w14:textId="378FF039" w:rsidR="004A7601" w:rsidDel="00D5233B" w:rsidRDefault="004A7601">
            <w:pPr>
              <w:keepNext/>
              <w:jc w:val="center"/>
              <w:rPr>
                <w:del w:id="914" w:author="lhc1990" w:date="2016-05-19T14:06:00Z"/>
              </w:rPr>
              <w:pPrChange w:id="915" w:author="lhc1990" w:date="2016-05-19T14:06:00Z">
                <w:pPr/>
              </w:pPrChange>
            </w:pPr>
            <w:del w:id="916" w:author="lhc1990" w:date="2016-05-19T14:06:00Z">
              <w:r w:rsidDel="00D5233B">
                <w:delText>2015-04-20 01:30:00.528,3600384,3078440,2166784,1993888,end of 5</w:delText>
              </w:r>
            </w:del>
          </w:p>
          <w:p w14:paraId="58210AF1" w14:textId="0FBF5564" w:rsidR="004A7601" w:rsidDel="00D5233B" w:rsidRDefault="004A7601">
            <w:pPr>
              <w:keepNext/>
              <w:jc w:val="center"/>
              <w:rPr>
                <w:del w:id="917" w:author="lhc1990" w:date="2016-05-19T14:06:00Z"/>
              </w:rPr>
              <w:pPrChange w:id="918" w:author="lhc1990" w:date="2016-05-19T14:06:00Z">
                <w:pPr/>
              </w:pPrChange>
            </w:pPr>
            <w:del w:id="919" w:author="lhc1990" w:date="2016-05-19T14:06:00Z">
              <w:r w:rsidDel="00D5233B">
                <w:delText>2015-04-20 01:30:02.746,3600384,3478312,2166784,1996488,end of 6</w:delText>
              </w:r>
            </w:del>
          </w:p>
          <w:p w14:paraId="06AD92A6" w14:textId="1DA7388C" w:rsidR="004A7601" w:rsidDel="00D5233B" w:rsidRDefault="004A7601">
            <w:pPr>
              <w:keepNext/>
              <w:jc w:val="center"/>
              <w:rPr>
                <w:del w:id="920" w:author="lhc1990" w:date="2016-05-19T14:06:00Z"/>
              </w:rPr>
              <w:pPrChange w:id="921" w:author="lhc1990" w:date="2016-05-19T14:06:00Z">
                <w:pPr/>
              </w:pPrChange>
            </w:pPr>
            <w:del w:id="922" w:author="lhc1990" w:date="2016-05-19T14:06:00Z">
              <w:r w:rsidDel="00D5233B">
                <w:delText>2015-04-20 01:30:04.962,3600384,3361368,2166784,1993888,end of 7</w:delText>
              </w:r>
            </w:del>
          </w:p>
          <w:p w14:paraId="4BDFAEA4" w14:textId="7F5ECE46" w:rsidR="004A7601" w:rsidDel="00D5233B" w:rsidRDefault="004A7601">
            <w:pPr>
              <w:keepNext/>
              <w:jc w:val="center"/>
              <w:rPr>
                <w:del w:id="923" w:author="lhc1990" w:date="2016-05-19T14:06:00Z"/>
              </w:rPr>
              <w:pPrChange w:id="924" w:author="lhc1990" w:date="2016-05-19T14:06:00Z">
                <w:pPr/>
              </w:pPrChange>
            </w:pPr>
            <w:del w:id="925" w:author="lhc1990" w:date="2016-05-19T14:06:00Z">
              <w:r w:rsidDel="00D5233B">
                <w:delText>2015-04-20 01:30:07.361,3600384,3233816,2166784,1993888,end of 8</w:delText>
              </w:r>
            </w:del>
          </w:p>
          <w:p w14:paraId="523EC401" w14:textId="345D7C2A" w:rsidR="004A7601" w:rsidDel="00D5233B" w:rsidRDefault="004A7601">
            <w:pPr>
              <w:keepNext/>
              <w:jc w:val="center"/>
              <w:rPr>
                <w:del w:id="926" w:author="lhc1990" w:date="2016-05-19T14:06:00Z"/>
              </w:rPr>
              <w:pPrChange w:id="927" w:author="lhc1990" w:date="2016-05-19T14:06:00Z">
                <w:pPr/>
              </w:pPrChange>
            </w:pPr>
            <w:del w:id="928" w:author="lhc1990" w:date="2016-05-19T14:06:00Z">
              <w:r w:rsidDel="00D5233B">
                <w:delText>2015-04-20 01:30:09.316,3600384,3110008,2166784,1993888,end of 9</w:delText>
              </w:r>
            </w:del>
          </w:p>
        </w:tc>
      </w:tr>
    </w:tbl>
    <w:p w14:paraId="12EDB70F" w14:textId="6FB46F65" w:rsidR="004A7601" w:rsidRPr="004A7601" w:rsidDel="00D5233B" w:rsidRDefault="004A7601">
      <w:pPr>
        <w:keepNext/>
        <w:jc w:val="center"/>
        <w:rPr>
          <w:del w:id="929" w:author="lhc1990" w:date="2016-05-19T14:06:00Z"/>
        </w:rPr>
        <w:pPrChange w:id="930" w:author="lhc1990" w:date="2016-05-19T14:06:00Z">
          <w:pPr/>
        </w:pPrChange>
      </w:pPr>
    </w:p>
    <w:p w14:paraId="30A4F4CB" w14:textId="7822785D" w:rsidR="008F6114" w:rsidDel="00D5233B" w:rsidRDefault="008F6114">
      <w:pPr>
        <w:keepNext/>
        <w:jc w:val="center"/>
        <w:rPr>
          <w:del w:id="931" w:author="lhc1990" w:date="2016-05-19T14:06:00Z"/>
        </w:rPr>
        <w:pPrChange w:id="932" w:author="lhc1990" w:date="2016-05-19T14:06:00Z">
          <w:pPr/>
        </w:pPrChange>
      </w:pPr>
    </w:p>
    <w:p w14:paraId="40E834C4" w14:textId="45E85ACC" w:rsidR="008F6114" w:rsidDel="00D5233B" w:rsidRDefault="008F6114">
      <w:pPr>
        <w:pStyle w:val="Heading3"/>
        <w:numPr>
          <w:ilvl w:val="2"/>
          <w:numId w:val="7"/>
        </w:numPr>
        <w:ind w:leftChars="0"/>
        <w:jc w:val="center"/>
        <w:rPr>
          <w:del w:id="933" w:author="lhc1990" w:date="2016-05-19T14:06:00Z"/>
        </w:rPr>
        <w:pPrChange w:id="934" w:author="lhc1990" w:date="2016-05-19T14:06:00Z">
          <w:pPr>
            <w:pStyle w:val="Heading3"/>
            <w:numPr>
              <w:ilvl w:val="2"/>
              <w:numId w:val="7"/>
            </w:numPr>
            <w:ind w:leftChars="0" w:left="709" w:hanging="709"/>
          </w:pPr>
        </w:pPrChange>
      </w:pPr>
      <w:bookmarkStart w:id="935" w:name="_Ref417043042"/>
      <w:del w:id="936" w:author="lhc1990" w:date="2016-05-19T14:06:00Z">
        <w:r w:rsidDel="00D5233B">
          <w:rPr>
            <w:rFonts w:hint="eastAsia"/>
          </w:rPr>
          <w:delText>Corrupt</w:delText>
        </w:r>
        <w:r w:rsidDel="00D5233B">
          <w:rPr>
            <w:rFonts w:hint="eastAsia"/>
          </w:rPr>
          <w:delText>試験</w:delText>
        </w:r>
        <w:bookmarkEnd w:id="935"/>
      </w:del>
    </w:p>
    <w:p w14:paraId="17150AC2" w14:textId="00A576CD" w:rsidR="00C952FB" w:rsidDel="00D5233B" w:rsidRDefault="00F3533D">
      <w:pPr>
        <w:keepNext/>
        <w:ind w:firstLineChars="50" w:firstLine="105"/>
        <w:jc w:val="center"/>
        <w:rPr>
          <w:del w:id="937" w:author="lhc1990" w:date="2016-05-19T14:06:00Z"/>
        </w:rPr>
        <w:pPrChange w:id="938" w:author="lhc1990" w:date="2016-05-19T14:06:00Z">
          <w:pPr>
            <w:ind w:firstLineChars="50" w:firstLine="105"/>
          </w:pPr>
        </w:pPrChange>
      </w:pPr>
      <w:del w:id="939" w:author="lhc1990" w:date="2016-05-19T14:06:00Z">
        <w:r w:rsidDel="00D5233B">
          <w:rPr>
            <w:rFonts w:hint="eastAsia"/>
          </w:rPr>
          <w:delText>データベースファイルのヘッダにページサイズ</w:delText>
        </w:r>
        <w:r w:rsidR="007752F6" w:rsidDel="00D5233B">
          <w:rPr>
            <w:rFonts w:hint="eastAsia"/>
          </w:rPr>
          <w:delText>があり、暗号化</w:delText>
        </w:r>
        <w:r w:rsidR="009508C7" w:rsidDel="00D5233B">
          <w:rPr>
            <w:rFonts w:hint="eastAsia"/>
          </w:rPr>
          <w:delText>後</w:delText>
        </w:r>
        <w:r w:rsidR="007752F6" w:rsidDel="00D5233B">
          <w:rPr>
            <w:rFonts w:hint="eastAsia"/>
          </w:rPr>
          <w:delText>のページサイズが</w:delText>
        </w:r>
        <w:r w:rsidR="009508C7" w:rsidDel="00D5233B">
          <w:rPr>
            <w:rFonts w:hint="eastAsia"/>
          </w:rPr>
          <w:delText>0x0200(512)</w:delText>
        </w:r>
        <w:r w:rsidR="009508C7" w:rsidDel="00D5233B">
          <w:rPr>
            <w:rFonts w:hint="eastAsia"/>
          </w:rPr>
          <w:delText>、</w:delText>
        </w:r>
        <w:r w:rsidR="009508C7" w:rsidDel="00D5233B">
          <w:rPr>
            <w:rFonts w:hint="eastAsia"/>
          </w:rPr>
          <w:delText>0x0800(2048)</w:delText>
        </w:r>
        <w:r w:rsidR="007752F6" w:rsidDel="00D5233B">
          <w:rPr>
            <w:rFonts w:hint="eastAsia"/>
          </w:rPr>
          <w:delText>などを示している場合に、</w:delText>
        </w:r>
        <w:r w:rsidR="009508C7" w:rsidDel="00D5233B">
          <w:rPr>
            <w:rFonts w:hint="eastAsia"/>
          </w:rPr>
          <w:delText>CrypgetSQL</w:delText>
        </w:r>
        <w:r w:rsidR="009508C7" w:rsidDel="00D5233B">
          <w:rPr>
            <w:rFonts w:hint="eastAsia"/>
          </w:rPr>
          <w:delText>は、データベースファイルが暗号化されていないとみなして（本当は暗号化されている）、</w:delText>
        </w:r>
        <w:r w:rsidR="00B1103B" w:rsidDel="00D5233B">
          <w:rPr>
            <w:rFonts w:hint="eastAsia"/>
          </w:rPr>
          <w:delText>正確に</w:delText>
        </w:r>
        <w:r w:rsidR="009C6A15" w:rsidDel="00D5233B">
          <w:rPr>
            <w:rFonts w:hint="eastAsia"/>
          </w:rPr>
          <w:delText>ファイル操作</w:delText>
        </w:r>
        <w:r w:rsidR="00B1103B" w:rsidDel="00D5233B">
          <w:rPr>
            <w:rFonts w:hint="eastAsia"/>
          </w:rPr>
          <w:delText>できなくなる</w:delText>
        </w:r>
        <w:r w:rsidR="009508C7" w:rsidDel="00D5233B">
          <w:rPr>
            <w:rFonts w:hint="eastAsia"/>
          </w:rPr>
          <w:delText>バグが以前ありました。</w:delText>
        </w:r>
        <w:r w:rsidR="00F967F8" w:rsidDel="00D5233B">
          <w:rPr>
            <w:rFonts w:hint="eastAsia"/>
          </w:rPr>
          <w:delText>そのバグは修正済みですが、</w:delText>
        </w:r>
        <w:r w:rsidR="00CC6C9A" w:rsidDel="00D5233B">
          <w:rPr>
            <w:rFonts w:hint="eastAsia"/>
          </w:rPr>
          <w:delText>本試験では、</w:delText>
        </w:r>
        <w:r w:rsidR="005C5409" w:rsidDel="00D5233B">
          <w:rPr>
            <w:rFonts w:hint="eastAsia"/>
          </w:rPr>
          <w:delText>正しく</w:delText>
        </w:r>
        <w:r w:rsidR="00F967F8" w:rsidDel="00D5233B">
          <w:rPr>
            <w:rFonts w:hint="eastAsia"/>
          </w:rPr>
          <w:delText>修正</w:delText>
        </w:r>
        <w:r w:rsidR="005C5409" w:rsidDel="00D5233B">
          <w:rPr>
            <w:rFonts w:hint="eastAsia"/>
          </w:rPr>
          <w:delText>され、同バグが再現しないことを</w:delText>
        </w:r>
        <w:r w:rsidR="00F967F8" w:rsidDel="00D5233B">
          <w:rPr>
            <w:rFonts w:hint="eastAsia"/>
          </w:rPr>
          <w:delText>確認します。</w:delText>
        </w:r>
        <w:r w:rsidR="009F2CD1" w:rsidDel="00D5233B">
          <w:rPr>
            <w:rFonts w:hint="eastAsia"/>
          </w:rPr>
          <w:delText>JUnit</w:delText>
        </w:r>
        <w:r w:rsidR="009F2CD1" w:rsidDel="00D5233B">
          <w:rPr>
            <w:rFonts w:hint="eastAsia"/>
          </w:rPr>
          <w:delText>を実行し、</w:delText>
        </w:r>
        <w:r w:rsidR="002A7313" w:rsidDel="00D5233B">
          <w:rPr>
            <w:rFonts w:hint="eastAsia"/>
          </w:rPr>
          <w:delText>正常完了することを確認して</w:delText>
        </w:r>
        <w:r w:rsidR="00E726CE" w:rsidDel="00D5233B">
          <w:rPr>
            <w:rFonts w:hint="eastAsia"/>
          </w:rPr>
          <w:delText>下さい</w:delText>
        </w:r>
        <w:r w:rsidR="002A7313" w:rsidDel="00D5233B">
          <w:rPr>
            <w:rFonts w:hint="eastAsia"/>
          </w:rPr>
          <w:delText>。</w:delText>
        </w:r>
      </w:del>
    </w:p>
    <w:p w14:paraId="5093AE95" w14:textId="66CB47C6" w:rsidR="009950A1" w:rsidDel="00D5233B" w:rsidRDefault="009950A1">
      <w:pPr>
        <w:keepNext/>
        <w:jc w:val="center"/>
        <w:rPr>
          <w:del w:id="940" w:author="lhc1990" w:date="2016-05-19T14:06:00Z"/>
        </w:rPr>
        <w:pPrChange w:id="941" w:author="lhc1990" w:date="2016-05-19T14:06:00Z">
          <w:pPr/>
        </w:pPrChange>
      </w:pPr>
    </w:p>
    <w:p w14:paraId="3071AAAE" w14:textId="620AD564" w:rsidR="006E2C42" w:rsidDel="00D5233B" w:rsidRDefault="006E2C42">
      <w:pPr>
        <w:pStyle w:val="Caption"/>
        <w:keepNext/>
        <w:jc w:val="center"/>
        <w:rPr>
          <w:del w:id="942" w:author="lhc1990" w:date="2016-05-19T14:06:00Z"/>
        </w:rPr>
      </w:pPr>
      <w:del w:id="943" w:author="lhc1990" w:date="2016-05-19T14:06:00Z">
        <w:r w:rsidDel="00D5233B">
          <w:rPr>
            <w:rFonts w:hint="eastAsia"/>
          </w:rPr>
          <w:delText>表</w:delText>
        </w:r>
        <w:r w:rsidDel="00D5233B">
          <w:rPr>
            <w:rFonts w:hint="eastAsia"/>
          </w:rPr>
          <w:delText xml:space="preserve"> </w:delText>
        </w:r>
        <w:r w:rsidR="007A1F9F" w:rsidDel="00D5233B">
          <w:rPr>
            <w:b w:val="0"/>
            <w:bCs w:val="0"/>
          </w:rPr>
          <w:fldChar w:fldCharType="begin"/>
        </w:r>
        <w:r w:rsidR="007A1F9F" w:rsidDel="00D5233B">
          <w:delInstrText xml:space="preserve"> </w:delInstrText>
        </w:r>
        <w:r w:rsidR="007A1F9F" w:rsidDel="00D5233B">
          <w:rPr>
            <w:rFonts w:hint="eastAsia"/>
          </w:rPr>
          <w:delInstrText>STYLEREF 1 \s</w:delInstrText>
        </w:r>
        <w:r w:rsidR="007A1F9F" w:rsidDel="00D5233B">
          <w:delInstrText xml:space="preserve"> </w:delInstrText>
        </w:r>
        <w:r w:rsidR="007A1F9F" w:rsidDel="00D5233B">
          <w:rPr>
            <w:b w:val="0"/>
            <w:bCs w:val="0"/>
          </w:rPr>
          <w:fldChar w:fldCharType="separate"/>
        </w:r>
        <w:r w:rsidR="00184145" w:rsidDel="00D5233B">
          <w:rPr>
            <w:noProof/>
          </w:rPr>
          <w:delText>3</w:delText>
        </w:r>
        <w:r w:rsidR="007A1F9F" w:rsidDel="00D5233B">
          <w:rPr>
            <w:b w:val="0"/>
            <w:bCs w:val="0"/>
          </w:rPr>
          <w:fldChar w:fldCharType="end"/>
        </w:r>
        <w:r w:rsidR="007A1F9F" w:rsidDel="00D5233B">
          <w:noBreakHyphen/>
        </w:r>
        <w:r w:rsidR="007A1F9F" w:rsidDel="00D5233B">
          <w:rPr>
            <w:b w:val="0"/>
            <w:bCs w:val="0"/>
          </w:rPr>
          <w:fldChar w:fldCharType="begin"/>
        </w:r>
        <w:r w:rsidR="007A1F9F" w:rsidDel="00D5233B">
          <w:delInstrText xml:space="preserve"> </w:delInstrText>
        </w:r>
        <w:r w:rsidR="007A1F9F" w:rsidDel="00D5233B">
          <w:rPr>
            <w:rFonts w:hint="eastAsia"/>
          </w:rPr>
          <w:delInstrText xml:space="preserve">SEQ </w:delInstrText>
        </w:r>
        <w:r w:rsidR="007A1F9F" w:rsidDel="00D5233B">
          <w:rPr>
            <w:rFonts w:hint="eastAsia"/>
          </w:rPr>
          <w:delInstrText>表</w:delInstrText>
        </w:r>
        <w:r w:rsidR="007A1F9F" w:rsidDel="00D5233B">
          <w:rPr>
            <w:rFonts w:hint="eastAsia"/>
          </w:rPr>
          <w:delInstrText xml:space="preserve"> \* ARABIC \s 1</w:delInstrText>
        </w:r>
        <w:r w:rsidR="007A1F9F" w:rsidDel="00D5233B">
          <w:delInstrText xml:space="preserve"> </w:delInstrText>
        </w:r>
        <w:r w:rsidR="007A1F9F" w:rsidDel="00D5233B">
          <w:rPr>
            <w:b w:val="0"/>
            <w:bCs w:val="0"/>
          </w:rPr>
          <w:fldChar w:fldCharType="separate"/>
        </w:r>
        <w:r w:rsidR="00184145" w:rsidDel="00D5233B">
          <w:rPr>
            <w:noProof/>
          </w:rPr>
          <w:delText>8</w:delText>
        </w:r>
        <w:r w:rsidR="007A1F9F" w:rsidDel="00D5233B">
          <w:rPr>
            <w:b w:val="0"/>
            <w:bCs w:val="0"/>
          </w:rPr>
          <w:fldChar w:fldCharType="end"/>
        </w:r>
        <w:r w:rsidDel="00D5233B">
          <w:rPr>
            <w:rFonts w:hint="eastAsia"/>
          </w:rPr>
          <w:delText xml:space="preserve"> Corrupt</w:delText>
        </w:r>
        <w:r w:rsidDel="00D5233B">
          <w:rPr>
            <w:rFonts w:hint="eastAsia"/>
          </w:rPr>
          <w:delText>試験で実行するファイル</w:delText>
        </w:r>
      </w:del>
    </w:p>
    <w:tbl>
      <w:tblPr>
        <w:tblStyle w:val="TableGrid"/>
        <w:tblW w:w="0" w:type="auto"/>
        <w:tblLook w:val="04A0" w:firstRow="1" w:lastRow="0" w:firstColumn="1" w:lastColumn="0" w:noHBand="0" w:noVBand="1"/>
      </w:tblPr>
      <w:tblGrid>
        <w:gridCol w:w="817"/>
        <w:gridCol w:w="7885"/>
      </w:tblGrid>
      <w:tr w:rsidR="008F6114" w:rsidDel="00D5233B" w14:paraId="361C3D8C" w14:textId="018B408B" w:rsidTr="009731F9">
        <w:trPr>
          <w:del w:id="944" w:author="lhc1990" w:date="2016-05-19T14:06:00Z"/>
        </w:trPr>
        <w:tc>
          <w:tcPr>
            <w:tcW w:w="817" w:type="dxa"/>
            <w:shd w:val="clear" w:color="auto" w:fill="CCFFCC"/>
          </w:tcPr>
          <w:p w14:paraId="7A85889A" w14:textId="0008C0FF" w:rsidR="008F6114" w:rsidRPr="003558B4" w:rsidDel="00D5233B" w:rsidRDefault="008F6114">
            <w:pPr>
              <w:keepNext/>
              <w:jc w:val="center"/>
              <w:rPr>
                <w:del w:id="945" w:author="lhc1990" w:date="2016-05-19T14:06:00Z"/>
                <w:b/>
              </w:rPr>
              <w:pPrChange w:id="946" w:author="lhc1990" w:date="2016-05-19T14:06:00Z">
                <w:pPr>
                  <w:jc w:val="center"/>
                </w:pPr>
              </w:pPrChange>
            </w:pPr>
            <w:del w:id="947" w:author="lhc1990" w:date="2016-05-19T14:06:00Z">
              <w:r w:rsidRPr="003558B4" w:rsidDel="00D5233B">
                <w:rPr>
                  <w:rFonts w:hint="eastAsia"/>
                  <w:b/>
                </w:rPr>
                <w:delText>V1.1</w:delText>
              </w:r>
            </w:del>
          </w:p>
        </w:tc>
        <w:tc>
          <w:tcPr>
            <w:tcW w:w="7885" w:type="dxa"/>
          </w:tcPr>
          <w:p w14:paraId="10E180F0" w14:textId="7C2A65AB" w:rsidR="008F6114" w:rsidDel="00D5233B" w:rsidRDefault="008F6114">
            <w:pPr>
              <w:keepNext/>
              <w:jc w:val="center"/>
              <w:rPr>
                <w:del w:id="948" w:author="lhc1990" w:date="2016-05-19T14:06:00Z"/>
              </w:rPr>
              <w:pPrChange w:id="949" w:author="lhc1990" w:date="2016-05-19T14:06:00Z">
                <w:pPr/>
              </w:pPrChange>
            </w:pPr>
            <w:del w:id="950" w:author="lhc1990" w:date="2016-05-19T14:06:00Z">
              <w:r w:rsidRPr="00C952FB" w:rsidDel="00D5233B">
                <w:delText>jp.co.toshiba_sol.securedb.test.</w:delText>
              </w:r>
              <w:r w:rsidRPr="009950A1" w:rsidDel="00D5233B">
                <w:delText>CorruptTest</w:delText>
              </w:r>
              <w:r w:rsidDel="00D5233B">
                <w:rPr>
                  <w:rFonts w:hint="eastAsia"/>
                </w:rPr>
                <w:delText>.java</w:delText>
              </w:r>
            </w:del>
          </w:p>
        </w:tc>
      </w:tr>
      <w:tr w:rsidR="008F6114" w:rsidDel="00D5233B" w14:paraId="474BD418" w14:textId="09B4C872" w:rsidTr="009731F9">
        <w:trPr>
          <w:del w:id="951" w:author="lhc1990" w:date="2016-05-19T14:06:00Z"/>
        </w:trPr>
        <w:tc>
          <w:tcPr>
            <w:tcW w:w="817" w:type="dxa"/>
            <w:shd w:val="clear" w:color="auto" w:fill="CCFFCC"/>
          </w:tcPr>
          <w:p w14:paraId="7471ECD6" w14:textId="3594E668" w:rsidR="008F6114" w:rsidRPr="003558B4" w:rsidDel="00D5233B" w:rsidRDefault="00526C06">
            <w:pPr>
              <w:keepNext/>
              <w:jc w:val="center"/>
              <w:rPr>
                <w:del w:id="952" w:author="lhc1990" w:date="2016-05-19T14:06:00Z"/>
                <w:b/>
              </w:rPr>
              <w:pPrChange w:id="953" w:author="lhc1990" w:date="2016-05-19T14:06:00Z">
                <w:pPr>
                  <w:jc w:val="center"/>
                </w:pPr>
              </w:pPrChange>
            </w:pPr>
            <w:del w:id="954" w:author="lhc1990" w:date="2016-05-19T14:06:00Z">
              <w:r w:rsidDel="00D5233B">
                <w:rPr>
                  <w:rFonts w:hint="eastAsia"/>
                  <w:b/>
                </w:rPr>
                <w:delText>V2/V3</w:delText>
              </w:r>
            </w:del>
          </w:p>
        </w:tc>
        <w:tc>
          <w:tcPr>
            <w:tcW w:w="7885" w:type="dxa"/>
          </w:tcPr>
          <w:p w14:paraId="5197CACC" w14:textId="44F1C238" w:rsidR="008F6114" w:rsidDel="00D5233B" w:rsidRDefault="00B73C27">
            <w:pPr>
              <w:keepNext/>
              <w:jc w:val="center"/>
              <w:rPr>
                <w:del w:id="955" w:author="lhc1990" w:date="2016-05-19T14:06:00Z"/>
              </w:rPr>
              <w:pPrChange w:id="956" w:author="lhc1990" w:date="2016-05-19T14:06:00Z">
                <w:pPr/>
              </w:pPrChange>
            </w:pPr>
            <w:del w:id="957" w:author="lhc1990" w:date="2016-05-19T14:06:00Z">
              <w:r w:rsidRPr="00B73C27" w:rsidDel="00D5233B">
                <w:delText>test.jp.co.toshiba_sol.android.sec.database.performance.CorruptTest.java</w:delText>
              </w:r>
            </w:del>
          </w:p>
        </w:tc>
      </w:tr>
    </w:tbl>
    <w:p w14:paraId="786E4AB1" w14:textId="777A78AE" w:rsidR="008F6114" w:rsidDel="00D5233B" w:rsidRDefault="008F6114">
      <w:pPr>
        <w:keepNext/>
        <w:jc w:val="center"/>
        <w:rPr>
          <w:del w:id="958" w:author="lhc1990" w:date="2016-05-19T14:06:00Z"/>
        </w:rPr>
        <w:pPrChange w:id="959" w:author="lhc1990" w:date="2016-05-19T14:06:00Z">
          <w:pPr/>
        </w:pPrChange>
      </w:pPr>
    </w:p>
    <w:p w14:paraId="3A345F36" w14:textId="30749F0D" w:rsidR="008F6114" w:rsidRPr="009731F9" w:rsidDel="00D5233B" w:rsidRDefault="008F6114">
      <w:pPr>
        <w:keepNext/>
        <w:jc w:val="center"/>
        <w:rPr>
          <w:del w:id="960" w:author="lhc1990" w:date="2016-05-19T14:06:00Z"/>
        </w:rPr>
        <w:pPrChange w:id="961" w:author="lhc1990" w:date="2016-05-19T14:06:00Z">
          <w:pPr/>
        </w:pPrChange>
      </w:pPr>
    </w:p>
    <w:p w14:paraId="53AED4CA" w14:textId="050688AC" w:rsidR="00240CDB" w:rsidRPr="00541939" w:rsidDel="00D5233B" w:rsidRDefault="00240CDB">
      <w:pPr>
        <w:keepNext/>
        <w:jc w:val="center"/>
        <w:rPr>
          <w:del w:id="962" w:author="lhc1990" w:date="2016-05-19T14:06:00Z"/>
        </w:rPr>
        <w:pPrChange w:id="963" w:author="lhc1990" w:date="2016-05-19T14:06:00Z">
          <w:pPr/>
        </w:pPrChange>
      </w:pPr>
    </w:p>
    <w:p w14:paraId="752624B8" w14:textId="73B9B6C1" w:rsidR="000820D8" w:rsidDel="00D5233B" w:rsidRDefault="000820D8">
      <w:pPr>
        <w:pStyle w:val="Heading2"/>
        <w:numPr>
          <w:ilvl w:val="1"/>
          <w:numId w:val="7"/>
        </w:numPr>
        <w:jc w:val="center"/>
        <w:rPr>
          <w:del w:id="964" w:author="lhc1990" w:date="2016-05-19T14:06:00Z"/>
        </w:rPr>
        <w:pPrChange w:id="965" w:author="lhc1990" w:date="2016-05-19T14:06:00Z">
          <w:pPr>
            <w:pStyle w:val="Heading2"/>
            <w:numPr>
              <w:ilvl w:val="1"/>
              <w:numId w:val="7"/>
            </w:numPr>
            <w:ind w:left="567" w:hanging="567"/>
          </w:pPr>
        </w:pPrChange>
      </w:pPr>
      <w:del w:id="966" w:author="lhc1990" w:date="2016-05-19T14:06:00Z">
        <w:r w:rsidDel="00D5233B">
          <w:rPr>
            <w:rFonts w:hint="eastAsia"/>
          </w:rPr>
          <w:delText>性能試験</w:delText>
        </w:r>
        <w:r w:rsidR="008F5F35" w:rsidDel="00D5233B">
          <w:rPr>
            <w:rFonts w:hint="eastAsia"/>
          </w:rPr>
          <w:delText>の手順</w:delText>
        </w:r>
      </w:del>
    </w:p>
    <w:p w14:paraId="6F9E3F62" w14:textId="53596E32" w:rsidR="00DA08C9" w:rsidDel="00D5233B" w:rsidRDefault="00DA08C9">
      <w:pPr>
        <w:keepNext/>
        <w:ind w:firstLineChars="50" w:firstLine="105"/>
        <w:jc w:val="center"/>
        <w:rPr>
          <w:del w:id="967" w:author="lhc1990" w:date="2016-05-19T14:06:00Z"/>
        </w:rPr>
        <w:pPrChange w:id="968" w:author="lhc1990" w:date="2016-05-19T14:06:00Z">
          <w:pPr>
            <w:ind w:firstLineChars="50" w:firstLine="105"/>
          </w:pPr>
        </w:pPrChange>
      </w:pPr>
      <w:del w:id="969" w:author="lhc1990" w:date="2016-05-19T14:06:00Z">
        <w:r w:rsidDel="00D5233B">
          <w:rPr>
            <w:rFonts w:hint="eastAsia"/>
          </w:rPr>
          <w:delText>性能試験は、</w:delText>
        </w:r>
        <w:r w:rsidDel="00D5233B">
          <w:rPr>
            <w:rFonts w:hint="eastAsia"/>
          </w:rPr>
          <w:delText>SQL</w:delText>
        </w:r>
        <w:r w:rsidDel="00D5233B">
          <w:rPr>
            <w:rFonts w:hint="eastAsia"/>
          </w:rPr>
          <w:delText>文</w:delText>
        </w:r>
        <w:r w:rsidDel="00D5233B">
          <w:rPr>
            <w:rFonts w:hint="eastAsia"/>
          </w:rPr>
          <w:delText>16</w:delText>
        </w:r>
        <w:r w:rsidDel="00D5233B">
          <w:rPr>
            <w:rFonts w:hint="eastAsia"/>
          </w:rPr>
          <w:delText>種の性能を</w:delText>
        </w:r>
        <w:r w:rsidR="00D55D00" w:rsidDel="00D5233B">
          <w:rPr>
            <w:rFonts w:hint="eastAsia"/>
          </w:rPr>
          <w:delText>計る</w:delText>
        </w:r>
        <w:r w:rsidDel="00D5233B">
          <w:rPr>
            <w:rFonts w:hint="eastAsia"/>
          </w:rPr>
          <w:delText>試験と、ライブラリロード等の性能を</w:delText>
        </w:r>
        <w:r w:rsidR="00D55D00" w:rsidDel="00D5233B">
          <w:rPr>
            <w:rFonts w:hint="eastAsia"/>
          </w:rPr>
          <w:delText>計る</w:delText>
        </w:r>
        <w:r w:rsidDel="00D5233B">
          <w:rPr>
            <w:rFonts w:hint="eastAsia"/>
          </w:rPr>
          <w:delText>試験と、データサイズ別の性能を</w:delText>
        </w:r>
        <w:r w:rsidR="00D55D00" w:rsidDel="00D5233B">
          <w:rPr>
            <w:rFonts w:hint="eastAsia"/>
          </w:rPr>
          <w:delText>計る</w:delText>
        </w:r>
        <w:r w:rsidDel="00D5233B">
          <w:rPr>
            <w:rFonts w:hint="eastAsia"/>
          </w:rPr>
          <w:delText>試験があります。</w:delText>
        </w:r>
      </w:del>
    </w:p>
    <w:p w14:paraId="535B90CB" w14:textId="2AA83075" w:rsidR="000820D8" w:rsidDel="00D5233B" w:rsidRDefault="00DA08C9">
      <w:pPr>
        <w:keepNext/>
        <w:ind w:firstLineChars="50" w:firstLine="105"/>
        <w:jc w:val="center"/>
        <w:rPr>
          <w:del w:id="970" w:author="lhc1990" w:date="2016-05-19T14:06:00Z"/>
        </w:rPr>
        <w:pPrChange w:id="971" w:author="lhc1990" w:date="2016-05-19T14:06:00Z">
          <w:pPr>
            <w:ind w:firstLineChars="50" w:firstLine="105"/>
          </w:pPr>
        </w:pPrChange>
      </w:pPr>
      <w:del w:id="972" w:author="lhc1990" w:date="2016-05-19T14:06:00Z">
        <w:r w:rsidDel="00D5233B">
          <w:fldChar w:fldCharType="begin"/>
        </w:r>
        <w:r w:rsidDel="00D5233B">
          <w:delInstrText xml:space="preserve"> </w:delInstrText>
        </w:r>
        <w:r w:rsidDel="00D5233B">
          <w:rPr>
            <w:rFonts w:hint="eastAsia"/>
          </w:rPr>
          <w:delInstrText>REF _Ref416962373 \h</w:delInstrText>
        </w:r>
        <w:r w:rsidDel="00D5233B">
          <w:delInstrText xml:space="preserve"> </w:delInstrText>
        </w:r>
        <w:r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9</w:delText>
        </w:r>
        <w:r w:rsidDel="00D5233B">
          <w:fldChar w:fldCharType="end"/>
        </w:r>
        <w:r w:rsidDel="00D5233B">
          <w:rPr>
            <w:rFonts w:hint="eastAsia"/>
          </w:rPr>
          <w:delText>の</w:delText>
        </w:r>
        <w:r w:rsidRPr="001610FB" w:rsidDel="00D5233B">
          <w:delText>SQLCrypgetPerformanceTest</w:delText>
        </w:r>
        <w:r w:rsidDel="00D5233B">
          <w:rPr>
            <w:rFonts w:hint="eastAsia"/>
          </w:rPr>
          <w:delText>.java</w:delText>
        </w:r>
        <w:r w:rsidDel="00D5233B">
          <w:rPr>
            <w:rFonts w:hint="eastAsia"/>
          </w:rPr>
          <w:delText>は、</w:delText>
        </w:r>
        <w:r w:rsidDel="00D5233B">
          <w:rPr>
            <w:rFonts w:hint="eastAsia"/>
          </w:rPr>
          <w:delText>SQL</w:delText>
        </w:r>
        <w:r w:rsidDel="00D5233B">
          <w:rPr>
            <w:rFonts w:hint="eastAsia"/>
          </w:rPr>
          <w:delText>文</w:delText>
        </w:r>
        <w:r w:rsidDel="00D5233B">
          <w:rPr>
            <w:rFonts w:hint="eastAsia"/>
          </w:rPr>
          <w:delText>16</w:delText>
        </w:r>
        <w:r w:rsidDel="00D5233B">
          <w:rPr>
            <w:rFonts w:hint="eastAsia"/>
          </w:rPr>
          <w:delText>種の性能を</w:delText>
        </w:r>
        <w:r w:rsidR="00D55D00" w:rsidDel="00D5233B">
          <w:rPr>
            <w:rFonts w:hint="eastAsia"/>
          </w:rPr>
          <w:delText>計る</w:delText>
        </w:r>
        <w:r w:rsidDel="00D5233B">
          <w:rPr>
            <w:rFonts w:hint="eastAsia"/>
          </w:rPr>
          <w:delText>試験です。</w:delText>
        </w:r>
        <w:r w:rsidRPr="001610FB" w:rsidDel="00D5233B">
          <w:delText>SQLCrypgetPerformanceTest</w:delText>
        </w:r>
        <w:r w:rsidDel="00D5233B">
          <w:rPr>
            <w:rFonts w:hint="eastAsia"/>
          </w:rPr>
          <w:delText>2.java</w:delText>
        </w:r>
        <w:r w:rsidDel="00D5233B">
          <w:rPr>
            <w:rFonts w:hint="eastAsia"/>
          </w:rPr>
          <w:delText>は、ライブラリロード等の性能を</w:delText>
        </w:r>
        <w:r w:rsidR="00D55D00" w:rsidDel="00D5233B">
          <w:rPr>
            <w:rFonts w:hint="eastAsia"/>
          </w:rPr>
          <w:delText>計る</w:delText>
        </w:r>
        <w:r w:rsidDel="00D5233B">
          <w:rPr>
            <w:rFonts w:hint="eastAsia"/>
          </w:rPr>
          <w:delText>試験です。</w:delText>
        </w:r>
        <w:r w:rsidRPr="001610FB" w:rsidDel="00D5233B">
          <w:delText>CrypgetSQLPerformanceTrendTest</w:delText>
        </w:r>
        <w:r w:rsidDel="00D5233B">
          <w:rPr>
            <w:rFonts w:hint="eastAsia"/>
          </w:rPr>
          <w:delText>.java</w:delText>
        </w:r>
        <w:r w:rsidDel="00D5233B">
          <w:rPr>
            <w:rFonts w:hint="eastAsia"/>
          </w:rPr>
          <w:delText>は、データサイズ別の性能を</w:delText>
        </w:r>
        <w:r w:rsidR="00D55D00" w:rsidDel="00D5233B">
          <w:rPr>
            <w:rFonts w:hint="eastAsia"/>
          </w:rPr>
          <w:delText>計る</w:delText>
        </w:r>
        <w:r w:rsidDel="00D5233B">
          <w:rPr>
            <w:rFonts w:hint="eastAsia"/>
          </w:rPr>
          <w:delText>試験です。</w:delText>
        </w:r>
      </w:del>
    </w:p>
    <w:p w14:paraId="3E3B8E86" w14:textId="1157BA38" w:rsidR="00DA08C9" w:rsidDel="00D5233B" w:rsidRDefault="00DA08C9">
      <w:pPr>
        <w:keepNext/>
        <w:jc w:val="center"/>
        <w:rPr>
          <w:del w:id="973" w:author="lhc1990" w:date="2016-05-19T14:06:00Z"/>
        </w:rPr>
        <w:pPrChange w:id="974" w:author="lhc1990" w:date="2016-05-19T14:06:00Z">
          <w:pPr/>
        </w:pPrChange>
      </w:pPr>
    </w:p>
    <w:p w14:paraId="44FD3586" w14:textId="53B64C9E" w:rsidR="00971BCB" w:rsidDel="00D5233B" w:rsidRDefault="00971BCB">
      <w:pPr>
        <w:pStyle w:val="Caption"/>
        <w:keepNext/>
        <w:jc w:val="center"/>
        <w:rPr>
          <w:del w:id="975" w:author="lhc1990" w:date="2016-05-19T14:06:00Z"/>
        </w:rPr>
      </w:pPr>
      <w:bookmarkStart w:id="976" w:name="_Ref416962373"/>
      <w:del w:id="977" w:author="lhc1990" w:date="2016-05-19T14:06:00Z">
        <w:r w:rsidDel="00D5233B">
          <w:rPr>
            <w:rFonts w:hint="eastAsia"/>
          </w:rPr>
          <w:delText>表</w:delText>
        </w:r>
        <w:r w:rsidDel="00D5233B">
          <w:rPr>
            <w:rFonts w:hint="eastAsia"/>
          </w:rPr>
          <w:delText xml:space="preserve"> </w:delText>
        </w:r>
        <w:r w:rsidR="007A1F9F" w:rsidDel="00D5233B">
          <w:rPr>
            <w:b w:val="0"/>
            <w:bCs w:val="0"/>
          </w:rPr>
          <w:fldChar w:fldCharType="begin"/>
        </w:r>
        <w:r w:rsidR="007A1F9F" w:rsidDel="00D5233B">
          <w:delInstrText xml:space="preserve"> </w:delInstrText>
        </w:r>
        <w:r w:rsidR="007A1F9F" w:rsidDel="00D5233B">
          <w:rPr>
            <w:rFonts w:hint="eastAsia"/>
          </w:rPr>
          <w:delInstrText>STYLEREF 1 \s</w:delInstrText>
        </w:r>
        <w:r w:rsidR="007A1F9F" w:rsidDel="00D5233B">
          <w:delInstrText xml:space="preserve"> </w:delInstrText>
        </w:r>
        <w:r w:rsidR="007A1F9F" w:rsidDel="00D5233B">
          <w:rPr>
            <w:b w:val="0"/>
            <w:bCs w:val="0"/>
          </w:rPr>
          <w:fldChar w:fldCharType="separate"/>
        </w:r>
        <w:r w:rsidR="00184145" w:rsidDel="00D5233B">
          <w:rPr>
            <w:noProof/>
          </w:rPr>
          <w:delText>3</w:delText>
        </w:r>
        <w:r w:rsidR="007A1F9F" w:rsidDel="00D5233B">
          <w:rPr>
            <w:b w:val="0"/>
            <w:bCs w:val="0"/>
          </w:rPr>
          <w:fldChar w:fldCharType="end"/>
        </w:r>
        <w:r w:rsidR="007A1F9F" w:rsidDel="00D5233B">
          <w:noBreakHyphen/>
        </w:r>
        <w:r w:rsidR="007A1F9F" w:rsidDel="00D5233B">
          <w:rPr>
            <w:b w:val="0"/>
            <w:bCs w:val="0"/>
          </w:rPr>
          <w:fldChar w:fldCharType="begin"/>
        </w:r>
        <w:r w:rsidR="007A1F9F" w:rsidDel="00D5233B">
          <w:delInstrText xml:space="preserve"> </w:delInstrText>
        </w:r>
        <w:r w:rsidR="007A1F9F" w:rsidDel="00D5233B">
          <w:rPr>
            <w:rFonts w:hint="eastAsia"/>
          </w:rPr>
          <w:delInstrText xml:space="preserve">SEQ </w:delInstrText>
        </w:r>
        <w:r w:rsidR="007A1F9F" w:rsidDel="00D5233B">
          <w:rPr>
            <w:rFonts w:hint="eastAsia"/>
          </w:rPr>
          <w:delInstrText>表</w:delInstrText>
        </w:r>
        <w:r w:rsidR="007A1F9F" w:rsidDel="00D5233B">
          <w:rPr>
            <w:rFonts w:hint="eastAsia"/>
          </w:rPr>
          <w:delInstrText xml:space="preserve"> \* ARABIC \s 1</w:delInstrText>
        </w:r>
        <w:r w:rsidR="007A1F9F" w:rsidDel="00D5233B">
          <w:delInstrText xml:space="preserve"> </w:delInstrText>
        </w:r>
        <w:r w:rsidR="007A1F9F" w:rsidDel="00D5233B">
          <w:rPr>
            <w:b w:val="0"/>
            <w:bCs w:val="0"/>
          </w:rPr>
          <w:fldChar w:fldCharType="separate"/>
        </w:r>
        <w:r w:rsidR="00184145" w:rsidDel="00D5233B">
          <w:rPr>
            <w:noProof/>
          </w:rPr>
          <w:delText>9</w:delText>
        </w:r>
        <w:r w:rsidR="007A1F9F" w:rsidDel="00D5233B">
          <w:rPr>
            <w:b w:val="0"/>
            <w:bCs w:val="0"/>
          </w:rPr>
          <w:fldChar w:fldCharType="end"/>
        </w:r>
        <w:bookmarkEnd w:id="976"/>
        <w:r w:rsidDel="00D5233B">
          <w:rPr>
            <w:rFonts w:hint="eastAsia"/>
          </w:rPr>
          <w:delText xml:space="preserve"> </w:delText>
        </w:r>
        <w:r w:rsidDel="00D5233B">
          <w:rPr>
            <w:rFonts w:hint="eastAsia"/>
          </w:rPr>
          <w:delText>性能試験で実行するファイル</w:delText>
        </w:r>
      </w:del>
    </w:p>
    <w:tbl>
      <w:tblPr>
        <w:tblStyle w:val="TableGrid"/>
        <w:tblW w:w="0" w:type="auto"/>
        <w:tblLayout w:type="fixed"/>
        <w:tblLook w:val="04A0" w:firstRow="1" w:lastRow="0" w:firstColumn="1" w:lastColumn="0" w:noHBand="0" w:noVBand="1"/>
      </w:tblPr>
      <w:tblGrid>
        <w:gridCol w:w="1668"/>
        <w:gridCol w:w="7052"/>
      </w:tblGrid>
      <w:tr w:rsidR="001A0A6F" w:rsidDel="00D5233B" w14:paraId="5960A68B" w14:textId="1F847550" w:rsidTr="00552833">
        <w:trPr>
          <w:del w:id="978" w:author="lhc1990" w:date="2016-05-19T14:06:00Z"/>
        </w:trPr>
        <w:tc>
          <w:tcPr>
            <w:tcW w:w="1668" w:type="dxa"/>
            <w:shd w:val="clear" w:color="auto" w:fill="CCFFCC"/>
          </w:tcPr>
          <w:p w14:paraId="7ACE8F96" w14:textId="66DF35A0" w:rsidR="001A0A6F" w:rsidRPr="003558B4" w:rsidDel="00D5233B" w:rsidRDefault="001A0A6F">
            <w:pPr>
              <w:keepNext/>
              <w:jc w:val="center"/>
              <w:rPr>
                <w:del w:id="979" w:author="lhc1990" w:date="2016-05-19T14:06:00Z"/>
                <w:b/>
              </w:rPr>
              <w:pPrChange w:id="980" w:author="lhc1990" w:date="2016-05-19T14:06:00Z">
                <w:pPr>
                  <w:jc w:val="center"/>
                </w:pPr>
              </w:pPrChange>
            </w:pPr>
            <w:del w:id="981" w:author="lhc1990" w:date="2016-05-19T14:06:00Z">
              <w:r w:rsidRPr="003558B4" w:rsidDel="00D5233B">
                <w:rPr>
                  <w:rFonts w:hint="eastAsia"/>
                  <w:b/>
                </w:rPr>
                <w:delText>V1.1</w:delText>
              </w:r>
            </w:del>
          </w:p>
        </w:tc>
        <w:tc>
          <w:tcPr>
            <w:tcW w:w="7052" w:type="dxa"/>
          </w:tcPr>
          <w:p w14:paraId="354D925E" w14:textId="45579AD7" w:rsidR="001A0A6F" w:rsidDel="00D5233B" w:rsidRDefault="001610FB">
            <w:pPr>
              <w:keepNext/>
              <w:jc w:val="center"/>
              <w:rPr>
                <w:del w:id="982" w:author="lhc1990" w:date="2016-05-19T14:06:00Z"/>
              </w:rPr>
              <w:pPrChange w:id="983" w:author="lhc1990" w:date="2016-05-19T14:06:00Z">
                <w:pPr/>
              </w:pPrChange>
            </w:pPr>
            <w:del w:id="984" w:author="lhc1990" w:date="2016-05-19T14:06:00Z">
              <w:r w:rsidRPr="00074CA1" w:rsidDel="00D5233B">
                <w:delText>jp.co.toshiba_sol.securedb.test.</w:delText>
              </w:r>
              <w:r w:rsidRPr="001610FB" w:rsidDel="00D5233B">
                <w:delText>SQLCrypgetPerformanceTest</w:delText>
              </w:r>
              <w:r w:rsidDel="00D5233B">
                <w:rPr>
                  <w:rFonts w:hint="eastAsia"/>
                </w:rPr>
                <w:delText>.java</w:delText>
              </w:r>
            </w:del>
          </w:p>
          <w:p w14:paraId="6B077B52" w14:textId="71BF1189" w:rsidR="001610FB" w:rsidDel="00D5233B" w:rsidRDefault="001610FB">
            <w:pPr>
              <w:keepNext/>
              <w:jc w:val="center"/>
              <w:rPr>
                <w:del w:id="985" w:author="lhc1990" w:date="2016-05-19T14:06:00Z"/>
              </w:rPr>
              <w:pPrChange w:id="986" w:author="lhc1990" w:date="2016-05-19T14:06:00Z">
                <w:pPr/>
              </w:pPrChange>
            </w:pPr>
            <w:del w:id="987" w:author="lhc1990" w:date="2016-05-19T14:06:00Z">
              <w:r w:rsidRPr="00074CA1" w:rsidDel="00D5233B">
                <w:delText>jp.co.toshiba_sol.securedb.test.</w:delText>
              </w:r>
              <w:r w:rsidRPr="001610FB" w:rsidDel="00D5233B">
                <w:delText>SQLCrypgetPerformanceTest</w:delText>
              </w:r>
              <w:r w:rsidDel="00D5233B">
                <w:rPr>
                  <w:rFonts w:hint="eastAsia"/>
                </w:rPr>
                <w:delText>2.java</w:delText>
              </w:r>
            </w:del>
          </w:p>
          <w:p w14:paraId="61677782" w14:textId="4650A987" w:rsidR="001610FB" w:rsidDel="00D5233B" w:rsidRDefault="001610FB">
            <w:pPr>
              <w:keepNext/>
              <w:jc w:val="center"/>
              <w:rPr>
                <w:del w:id="988" w:author="lhc1990" w:date="2016-05-19T14:06:00Z"/>
              </w:rPr>
              <w:pPrChange w:id="989" w:author="lhc1990" w:date="2016-05-19T14:06:00Z">
                <w:pPr/>
              </w:pPrChange>
            </w:pPr>
            <w:del w:id="990" w:author="lhc1990" w:date="2016-05-19T14:06:00Z">
              <w:r w:rsidRPr="00074CA1" w:rsidDel="00D5233B">
                <w:delText>jp.co.toshiba_sol.securedb.test.</w:delText>
              </w:r>
              <w:r w:rsidRPr="001610FB" w:rsidDel="00D5233B">
                <w:delText>CrypgetSQLPerformanceTrendTest</w:delText>
              </w:r>
              <w:r w:rsidDel="00D5233B">
                <w:rPr>
                  <w:rFonts w:hint="eastAsia"/>
                </w:rPr>
                <w:delText>.java</w:delText>
              </w:r>
            </w:del>
          </w:p>
        </w:tc>
      </w:tr>
      <w:tr w:rsidR="001A0A6F" w:rsidRPr="00DB3C57" w:rsidDel="00D5233B" w14:paraId="6D0E50D6" w14:textId="793D6A1D" w:rsidTr="00552833">
        <w:trPr>
          <w:del w:id="991" w:author="lhc1990" w:date="2016-05-19T14:06:00Z"/>
        </w:trPr>
        <w:tc>
          <w:tcPr>
            <w:tcW w:w="1668" w:type="dxa"/>
            <w:shd w:val="clear" w:color="auto" w:fill="CCFFCC"/>
          </w:tcPr>
          <w:p w14:paraId="6BE2070C" w14:textId="75AADDFC" w:rsidR="001A0A6F" w:rsidRPr="003558B4" w:rsidDel="00D5233B" w:rsidRDefault="00526C06">
            <w:pPr>
              <w:keepNext/>
              <w:jc w:val="center"/>
              <w:rPr>
                <w:del w:id="992" w:author="lhc1990" w:date="2016-05-19T14:06:00Z"/>
                <w:b/>
              </w:rPr>
              <w:pPrChange w:id="993" w:author="lhc1990" w:date="2016-05-19T14:06:00Z">
                <w:pPr>
                  <w:jc w:val="center"/>
                </w:pPr>
              </w:pPrChange>
            </w:pPr>
            <w:del w:id="994" w:author="lhc1990" w:date="2016-05-19T14:06:00Z">
              <w:r w:rsidDel="00D5233B">
                <w:rPr>
                  <w:rFonts w:hint="eastAsia"/>
                  <w:b/>
                </w:rPr>
                <w:delText>V2/V3</w:delText>
              </w:r>
            </w:del>
          </w:p>
        </w:tc>
        <w:tc>
          <w:tcPr>
            <w:tcW w:w="7052" w:type="dxa"/>
          </w:tcPr>
          <w:p w14:paraId="48F8E793" w14:textId="4DC3B1CF" w:rsidR="006A164E" w:rsidDel="00D5233B" w:rsidRDefault="006A164E">
            <w:pPr>
              <w:keepNext/>
              <w:jc w:val="center"/>
              <w:rPr>
                <w:del w:id="995" w:author="lhc1990" w:date="2016-05-19T14:06:00Z"/>
              </w:rPr>
              <w:pPrChange w:id="996" w:author="lhc1990" w:date="2016-05-19T14:06:00Z">
                <w:pPr/>
              </w:pPrChange>
            </w:pPr>
            <w:del w:id="997" w:author="lhc1990" w:date="2016-05-19T14:06:00Z">
              <w:r w:rsidRPr="006A164E" w:rsidDel="00D5233B">
                <w:delText>test.jp.co.toshiba_sol.android.sec.database.performance.SQLitePerformanceTest</w:delText>
              </w:r>
              <w:r w:rsidDel="00D5233B">
                <w:rPr>
                  <w:rFonts w:hint="eastAsia"/>
                </w:rPr>
                <w:delText>.java</w:delText>
              </w:r>
            </w:del>
          </w:p>
          <w:p w14:paraId="53259158" w14:textId="59CF050A" w:rsidR="006A164E" w:rsidDel="00D5233B" w:rsidRDefault="006A164E">
            <w:pPr>
              <w:keepNext/>
              <w:jc w:val="center"/>
              <w:rPr>
                <w:del w:id="998" w:author="lhc1990" w:date="2016-05-19T14:06:00Z"/>
              </w:rPr>
              <w:pPrChange w:id="999" w:author="lhc1990" w:date="2016-05-19T14:06:00Z">
                <w:pPr/>
              </w:pPrChange>
            </w:pPr>
            <w:del w:id="1000" w:author="lhc1990" w:date="2016-05-19T14:06:00Z">
              <w:r w:rsidRPr="006A164E" w:rsidDel="00D5233B">
                <w:delText>test.jp.co.toshiba_sol.android.sec.database.performance.SQLitePerformanceTest</w:delText>
              </w:r>
              <w:r w:rsidDel="00D5233B">
                <w:rPr>
                  <w:rFonts w:hint="eastAsia"/>
                </w:rPr>
                <w:delText>2.java</w:delText>
              </w:r>
            </w:del>
          </w:p>
          <w:p w14:paraId="59354E6B" w14:textId="156C5D21" w:rsidR="00DB3C57" w:rsidDel="00D5233B" w:rsidRDefault="00EB1813">
            <w:pPr>
              <w:keepNext/>
              <w:jc w:val="center"/>
              <w:rPr>
                <w:del w:id="1001" w:author="lhc1990" w:date="2016-05-19T14:06:00Z"/>
              </w:rPr>
              <w:pPrChange w:id="1002" w:author="lhc1990" w:date="2016-05-19T14:06:00Z">
                <w:pPr/>
              </w:pPrChange>
            </w:pPr>
            <w:del w:id="1003" w:author="lhc1990" w:date="2016-05-19T14:06:00Z">
              <w:r w:rsidRPr="00EB1813" w:rsidDel="00D5233B">
                <w:delText>test.jp.co.toshiba_sol.android.sec.database.performance.SQLitePerformanceTrendTest</w:delText>
              </w:r>
              <w:r w:rsidDel="00D5233B">
                <w:rPr>
                  <w:rFonts w:hint="eastAsia"/>
                </w:rPr>
                <w:delText>.java</w:delText>
              </w:r>
            </w:del>
          </w:p>
        </w:tc>
      </w:tr>
    </w:tbl>
    <w:p w14:paraId="59400625" w14:textId="441CE467" w:rsidR="00541939" w:rsidDel="00D5233B" w:rsidRDefault="00541939">
      <w:pPr>
        <w:keepNext/>
        <w:jc w:val="center"/>
        <w:rPr>
          <w:del w:id="1004" w:author="lhc1990" w:date="2016-05-19T14:06:00Z"/>
        </w:rPr>
        <w:pPrChange w:id="1005" w:author="lhc1990" w:date="2016-05-19T14:06:00Z">
          <w:pPr/>
        </w:pPrChange>
      </w:pPr>
    </w:p>
    <w:p w14:paraId="3257F1D5" w14:textId="237325A7" w:rsidR="00077C9C" w:rsidDel="00D5233B" w:rsidRDefault="00077C9C">
      <w:pPr>
        <w:keepNext/>
        <w:jc w:val="center"/>
        <w:rPr>
          <w:del w:id="1006" w:author="lhc1990" w:date="2016-05-19T14:06:00Z"/>
        </w:rPr>
        <w:pPrChange w:id="1007" w:author="lhc1990" w:date="2016-05-19T14:06:00Z">
          <w:pPr/>
        </w:pPrChange>
      </w:pPr>
    </w:p>
    <w:p w14:paraId="72E5439B" w14:textId="1378302B" w:rsidR="00077C9C" w:rsidRPr="00E2446A" w:rsidDel="00D5233B" w:rsidRDefault="00077C9C">
      <w:pPr>
        <w:keepNext/>
        <w:jc w:val="center"/>
        <w:rPr>
          <w:del w:id="1008" w:author="lhc1990" w:date="2016-05-19T14:06:00Z"/>
        </w:rPr>
        <w:pPrChange w:id="1009" w:author="lhc1990" w:date="2016-05-19T14:06:00Z">
          <w:pPr/>
        </w:pPrChange>
      </w:pPr>
    </w:p>
    <w:p w14:paraId="7FC16871" w14:textId="41B2F8E9" w:rsidR="000820D8" w:rsidDel="00D5233B" w:rsidRDefault="000820D8">
      <w:pPr>
        <w:pStyle w:val="Heading2"/>
        <w:numPr>
          <w:ilvl w:val="1"/>
          <w:numId w:val="7"/>
        </w:numPr>
        <w:jc w:val="center"/>
        <w:rPr>
          <w:del w:id="1010" w:author="lhc1990" w:date="2016-05-19T14:06:00Z"/>
        </w:rPr>
        <w:pPrChange w:id="1011" w:author="lhc1990" w:date="2016-05-19T14:06:00Z">
          <w:pPr>
            <w:pStyle w:val="Heading2"/>
            <w:numPr>
              <w:ilvl w:val="1"/>
              <w:numId w:val="7"/>
            </w:numPr>
            <w:ind w:left="567" w:hanging="567"/>
          </w:pPr>
        </w:pPrChange>
      </w:pPr>
      <w:del w:id="1012" w:author="lhc1990" w:date="2016-05-19T14:06:00Z">
        <w:r w:rsidDel="00D5233B">
          <w:rPr>
            <w:rFonts w:hint="eastAsia"/>
          </w:rPr>
          <w:delText>マルチスレッド試験</w:delText>
        </w:r>
        <w:r w:rsidR="008F5F35" w:rsidDel="00D5233B">
          <w:rPr>
            <w:rFonts w:hint="eastAsia"/>
          </w:rPr>
          <w:delText>の手順</w:delText>
        </w:r>
      </w:del>
    </w:p>
    <w:p w14:paraId="39D0BA1A" w14:textId="5BBDB7F1" w:rsidR="000820D8" w:rsidDel="00D5233B" w:rsidRDefault="00E9334B">
      <w:pPr>
        <w:keepNext/>
        <w:jc w:val="center"/>
        <w:rPr>
          <w:del w:id="1013" w:author="lhc1990" w:date="2016-05-19T14:06:00Z"/>
        </w:rPr>
        <w:pPrChange w:id="1014" w:author="lhc1990" w:date="2016-05-19T14:06:00Z">
          <w:pPr/>
        </w:pPrChange>
      </w:pPr>
      <w:del w:id="1015" w:author="lhc1990" w:date="2016-05-19T14:06:00Z">
        <w:r w:rsidDel="00D5233B">
          <w:rPr>
            <w:rFonts w:hint="eastAsia"/>
          </w:rPr>
          <w:delText>マルチスレッドで</w:delText>
        </w:r>
        <w:r w:rsidDel="00D5233B">
          <w:rPr>
            <w:rFonts w:hint="eastAsia"/>
          </w:rPr>
          <w:delText>CrypgetSQL</w:delText>
        </w:r>
        <w:r w:rsidDel="00D5233B">
          <w:rPr>
            <w:rFonts w:hint="eastAsia"/>
          </w:rPr>
          <w:delText>を利用できるかの試験は、</w:delText>
        </w:r>
        <w:r w:rsidR="00C60B3E" w:rsidDel="00D5233B">
          <w:fldChar w:fldCharType="begin"/>
        </w:r>
        <w:r w:rsidR="00C60B3E" w:rsidDel="00D5233B">
          <w:delInstrText xml:space="preserve"> REF _Ref417029669 \h </w:delInstrText>
        </w:r>
        <w:r w:rsidR="00C60B3E"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10</w:delText>
        </w:r>
        <w:r w:rsidR="00C60B3E" w:rsidDel="00D5233B">
          <w:fldChar w:fldCharType="end"/>
        </w:r>
        <w:r w:rsidR="00C60B3E" w:rsidDel="00D5233B">
          <w:rPr>
            <w:rFonts w:hint="eastAsia"/>
          </w:rPr>
          <w:delText>のファイルを実行するのみです。特に説明を記載しません。</w:delText>
        </w:r>
      </w:del>
    </w:p>
    <w:p w14:paraId="68DC8AD8" w14:textId="18467AA2" w:rsidR="00E9334B" w:rsidRPr="00793F69" w:rsidDel="00D5233B" w:rsidRDefault="00E9334B">
      <w:pPr>
        <w:keepNext/>
        <w:jc w:val="center"/>
        <w:rPr>
          <w:del w:id="1016" w:author="lhc1990" w:date="2016-05-19T14:06:00Z"/>
        </w:rPr>
        <w:pPrChange w:id="1017" w:author="lhc1990" w:date="2016-05-19T14:06:00Z">
          <w:pPr/>
        </w:pPrChange>
      </w:pPr>
    </w:p>
    <w:p w14:paraId="3851BBB2" w14:textId="26FAE971" w:rsidR="00E9334B" w:rsidDel="00D5233B" w:rsidRDefault="00E9334B">
      <w:pPr>
        <w:pStyle w:val="Caption"/>
        <w:keepNext/>
        <w:jc w:val="center"/>
        <w:rPr>
          <w:del w:id="1018" w:author="lhc1990" w:date="2016-05-19T14:06:00Z"/>
        </w:rPr>
      </w:pPr>
      <w:bookmarkStart w:id="1019" w:name="_Ref417029669"/>
      <w:bookmarkStart w:id="1020" w:name="_Ref417029664"/>
      <w:del w:id="1021" w:author="lhc1990" w:date="2016-05-19T14:06:00Z">
        <w:r w:rsidDel="00D5233B">
          <w:rPr>
            <w:rFonts w:hint="eastAsia"/>
          </w:rPr>
          <w:delText>表</w:delText>
        </w:r>
        <w:r w:rsidDel="00D5233B">
          <w:rPr>
            <w:rFonts w:hint="eastAsia"/>
          </w:rPr>
          <w:delText xml:space="preserve"> </w:delText>
        </w:r>
        <w:r w:rsidR="007A1F9F" w:rsidDel="00D5233B">
          <w:rPr>
            <w:b w:val="0"/>
            <w:bCs w:val="0"/>
          </w:rPr>
          <w:fldChar w:fldCharType="begin"/>
        </w:r>
        <w:r w:rsidR="007A1F9F" w:rsidDel="00D5233B">
          <w:delInstrText xml:space="preserve"> </w:delInstrText>
        </w:r>
        <w:r w:rsidR="007A1F9F" w:rsidDel="00D5233B">
          <w:rPr>
            <w:rFonts w:hint="eastAsia"/>
          </w:rPr>
          <w:delInstrText>STYLEREF 1 \s</w:delInstrText>
        </w:r>
        <w:r w:rsidR="007A1F9F" w:rsidDel="00D5233B">
          <w:delInstrText xml:space="preserve"> </w:delInstrText>
        </w:r>
        <w:r w:rsidR="007A1F9F" w:rsidDel="00D5233B">
          <w:rPr>
            <w:b w:val="0"/>
            <w:bCs w:val="0"/>
          </w:rPr>
          <w:fldChar w:fldCharType="separate"/>
        </w:r>
        <w:r w:rsidR="00184145" w:rsidDel="00D5233B">
          <w:rPr>
            <w:noProof/>
          </w:rPr>
          <w:delText>3</w:delText>
        </w:r>
        <w:r w:rsidR="007A1F9F" w:rsidDel="00D5233B">
          <w:rPr>
            <w:b w:val="0"/>
            <w:bCs w:val="0"/>
          </w:rPr>
          <w:fldChar w:fldCharType="end"/>
        </w:r>
        <w:r w:rsidR="007A1F9F" w:rsidDel="00D5233B">
          <w:noBreakHyphen/>
        </w:r>
        <w:r w:rsidR="007A1F9F" w:rsidDel="00D5233B">
          <w:rPr>
            <w:b w:val="0"/>
            <w:bCs w:val="0"/>
          </w:rPr>
          <w:fldChar w:fldCharType="begin"/>
        </w:r>
        <w:r w:rsidR="007A1F9F" w:rsidDel="00D5233B">
          <w:delInstrText xml:space="preserve"> </w:delInstrText>
        </w:r>
        <w:r w:rsidR="007A1F9F" w:rsidDel="00D5233B">
          <w:rPr>
            <w:rFonts w:hint="eastAsia"/>
          </w:rPr>
          <w:delInstrText xml:space="preserve">SEQ </w:delInstrText>
        </w:r>
        <w:r w:rsidR="007A1F9F" w:rsidDel="00D5233B">
          <w:rPr>
            <w:rFonts w:hint="eastAsia"/>
          </w:rPr>
          <w:delInstrText>表</w:delInstrText>
        </w:r>
        <w:r w:rsidR="007A1F9F" w:rsidDel="00D5233B">
          <w:rPr>
            <w:rFonts w:hint="eastAsia"/>
          </w:rPr>
          <w:delInstrText xml:space="preserve"> \* ARABIC \s 1</w:delInstrText>
        </w:r>
        <w:r w:rsidR="007A1F9F" w:rsidDel="00D5233B">
          <w:delInstrText xml:space="preserve"> </w:delInstrText>
        </w:r>
        <w:r w:rsidR="007A1F9F" w:rsidDel="00D5233B">
          <w:rPr>
            <w:b w:val="0"/>
            <w:bCs w:val="0"/>
          </w:rPr>
          <w:fldChar w:fldCharType="separate"/>
        </w:r>
        <w:r w:rsidR="00184145" w:rsidDel="00D5233B">
          <w:rPr>
            <w:noProof/>
          </w:rPr>
          <w:delText>10</w:delText>
        </w:r>
        <w:r w:rsidR="007A1F9F" w:rsidDel="00D5233B">
          <w:rPr>
            <w:b w:val="0"/>
            <w:bCs w:val="0"/>
          </w:rPr>
          <w:fldChar w:fldCharType="end"/>
        </w:r>
        <w:bookmarkEnd w:id="1019"/>
        <w:r w:rsidDel="00D5233B">
          <w:rPr>
            <w:rFonts w:hint="eastAsia"/>
          </w:rPr>
          <w:delText xml:space="preserve"> </w:delText>
        </w:r>
        <w:r w:rsidDel="00D5233B">
          <w:rPr>
            <w:rFonts w:hint="eastAsia"/>
          </w:rPr>
          <w:delText>マルチスレッド試験で実行するファイル</w:delText>
        </w:r>
        <w:bookmarkEnd w:id="1020"/>
      </w:del>
    </w:p>
    <w:tbl>
      <w:tblPr>
        <w:tblStyle w:val="TableGrid"/>
        <w:tblW w:w="0" w:type="auto"/>
        <w:tblLayout w:type="fixed"/>
        <w:tblLook w:val="04A0" w:firstRow="1" w:lastRow="0" w:firstColumn="1" w:lastColumn="0" w:noHBand="0" w:noVBand="1"/>
      </w:tblPr>
      <w:tblGrid>
        <w:gridCol w:w="1101"/>
        <w:gridCol w:w="7619"/>
      </w:tblGrid>
      <w:tr w:rsidR="001A0A6F" w:rsidDel="00D5233B" w14:paraId="0898E978" w14:textId="660E29E4" w:rsidTr="00552833">
        <w:trPr>
          <w:del w:id="1022" w:author="lhc1990" w:date="2016-05-19T14:06:00Z"/>
        </w:trPr>
        <w:tc>
          <w:tcPr>
            <w:tcW w:w="1101" w:type="dxa"/>
            <w:shd w:val="clear" w:color="auto" w:fill="CCFFCC"/>
          </w:tcPr>
          <w:p w14:paraId="17804573" w14:textId="3B08557F" w:rsidR="001A0A6F" w:rsidRPr="003558B4" w:rsidDel="00D5233B" w:rsidRDefault="001A0A6F">
            <w:pPr>
              <w:keepNext/>
              <w:jc w:val="center"/>
              <w:rPr>
                <w:del w:id="1023" w:author="lhc1990" w:date="2016-05-19T14:06:00Z"/>
                <w:b/>
              </w:rPr>
              <w:pPrChange w:id="1024" w:author="lhc1990" w:date="2016-05-19T14:06:00Z">
                <w:pPr>
                  <w:jc w:val="center"/>
                </w:pPr>
              </w:pPrChange>
            </w:pPr>
            <w:del w:id="1025" w:author="lhc1990" w:date="2016-05-19T14:06:00Z">
              <w:r w:rsidRPr="003558B4" w:rsidDel="00D5233B">
                <w:rPr>
                  <w:rFonts w:hint="eastAsia"/>
                  <w:b/>
                </w:rPr>
                <w:delText>V1.1</w:delText>
              </w:r>
            </w:del>
          </w:p>
        </w:tc>
        <w:tc>
          <w:tcPr>
            <w:tcW w:w="7619" w:type="dxa"/>
          </w:tcPr>
          <w:p w14:paraId="2EF503A0" w14:textId="1CB1A4DB" w:rsidR="001A0A6F" w:rsidDel="00D5233B" w:rsidRDefault="00074CA1">
            <w:pPr>
              <w:keepNext/>
              <w:jc w:val="center"/>
              <w:rPr>
                <w:del w:id="1026" w:author="lhc1990" w:date="2016-05-19T14:06:00Z"/>
              </w:rPr>
              <w:pPrChange w:id="1027" w:author="lhc1990" w:date="2016-05-19T14:06:00Z">
                <w:pPr/>
              </w:pPrChange>
            </w:pPr>
            <w:del w:id="1028" w:author="lhc1990" w:date="2016-05-19T14:06:00Z">
              <w:r w:rsidRPr="00074CA1" w:rsidDel="00D5233B">
                <w:delText>jp.co.toshiba_sol.securedb.test.CrypgetSQLMultiThreadTest</w:delText>
              </w:r>
              <w:r w:rsidR="00EA72F9" w:rsidDel="00D5233B">
                <w:rPr>
                  <w:rFonts w:hint="eastAsia"/>
                </w:rPr>
                <w:delText>.java</w:delText>
              </w:r>
            </w:del>
          </w:p>
        </w:tc>
      </w:tr>
      <w:tr w:rsidR="001A0A6F" w:rsidDel="00D5233B" w14:paraId="74598671" w14:textId="25157DA3" w:rsidTr="00552833">
        <w:trPr>
          <w:del w:id="1029" w:author="lhc1990" w:date="2016-05-19T14:06:00Z"/>
        </w:trPr>
        <w:tc>
          <w:tcPr>
            <w:tcW w:w="1101" w:type="dxa"/>
            <w:shd w:val="clear" w:color="auto" w:fill="CCFFCC"/>
          </w:tcPr>
          <w:p w14:paraId="6D4159FD" w14:textId="25FBEB57" w:rsidR="001A0A6F" w:rsidRPr="003558B4" w:rsidDel="00D5233B" w:rsidRDefault="00526C06">
            <w:pPr>
              <w:keepNext/>
              <w:jc w:val="center"/>
              <w:rPr>
                <w:del w:id="1030" w:author="lhc1990" w:date="2016-05-19T14:06:00Z"/>
                <w:b/>
              </w:rPr>
              <w:pPrChange w:id="1031" w:author="lhc1990" w:date="2016-05-19T14:06:00Z">
                <w:pPr>
                  <w:jc w:val="center"/>
                </w:pPr>
              </w:pPrChange>
            </w:pPr>
            <w:del w:id="1032" w:author="lhc1990" w:date="2016-05-19T14:06:00Z">
              <w:r w:rsidDel="00D5233B">
                <w:rPr>
                  <w:rFonts w:hint="eastAsia"/>
                  <w:b/>
                </w:rPr>
                <w:delText>V2/V3</w:delText>
              </w:r>
            </w:del>
          </w:p>
        </w:tc>
        <w:tc>
          <w:tcPr>
            <w:tcW w:w="7619" w:type="dxa"/>
          </w:tcPr>
          <w:p w14:paraId="7F261DFE" w14:textId="011BDDB8" w:rsidR="001A0A6F" w:rsidDel="00D5233B" w:rsidRDefault="00CB7055">
            <w:pPr>
              <w:keepNext/>
              <w:jc w:val="center"/>
              <w:rPr>
                <w:del w:id="1033" w:author="lhc1990" w:date="2016-05-19T14:06:00Z"/>
              </w:rPr>
              <w:pPrChange w:id="1034" w:author="lhc1990" w:date="2016-05-19T14:06:00Z">
                <w:pPr/>
              </w:pPrChange>
            </w:pPr>
            <w:del w:id="1035" w:author="lhc1990" w:date="2016-05-19T14:06:00Z">
              <w:r w:rsidRPr="00CB7055" w:rsidDel="00D5233B">
                <w:delText>test.jp.co.toshiba_sol.android.sec.database.performance</w:delText>
              </w:r>
              <w:r w:rsidDel="00D5233B">
                <w:rPr>
                  <w:rFonts w:hint="eastAsia"/>
                </w:rPr>
                <w:delText>.</w:delText>
              </w:r>
              <w:r w:rsidRPr="00CB7055" w:rsidDel="00D5233B">
                <w:delText>CrypgetSQLMultiThreadTest</w:delText>
              </w:r>
              <w:r w:rsidDel="00D5233B">
                <w:rPr>
                  <w:rFonts w:hint="eastAsia"/>
                </w:rPr>
                <w:delText>.java</w:delText>
              </w:r>
            </w:del>
          </w:p>
        </w:tc>
      </w:tr>
    </w:tbl>
    <w:p w14:paraId="29878FEB" w14:textId="4481ACFC" w:rsidR="001A0A6F" w:rsidDel="00D5233B" w:rsidRDefault="001A0A6F">
      <w:pPr>
        <w:keepNext/>
        <w:jc w:val="center"/>
        <w:rPr>
          <w:del w:id="1036" w:author="lhc1990" w:date="2016-05-19T14:06:00Z"/>
        </w:rPr>
        <w:pPrChange w:id="1037" w:author="lhc1990" w:date="2016-05-19T14:06:00Z">
          <w:pPr/>
        </w:pPrChange>
      </w:pPr>
    </w:p>
    <w:p w14:paraId="50A8EF61" w14:textId="3DD60B90" w:rsidR="00277596" w:rsidDel="00D5233B" w:rsidRDefault="00277596">
      <w:pPr>
        <w:keepNext/>
        <w:jc w:val="center"/>
        <w:rPr>
          <w:del w:id="1038" w:author="lhc1990" w:date="2016-05-19T14:06:00Z"/>
        </w:rPr>
        <w:pPrChange w:id="1039" w:author="lhc1990" w:date="2016-05-19T14:06:00Z">
          <w:pPr/>
        </w:pPrChange>
      </w:pPr>
    </w:p>
    <w:p w14:paraId="7BF4413D" w14:textId="766D7A11" w:rsidR="000820D8" w:rsidDel="00D5233B" w:rsidRDefault="000820D8">
      <w:pPr>
        <w:pStyle w:val="Heading2"/>
        <w:numPr>
          <w:ilvl w:val="1"/>
          <w:numId w:val="7"/>
        </w:numPr>
        <w:jc w:val="center"/>
        <w:rPr>
          <w:del w:id="1040" w:author="lhc1990" w:date="2016-05-19T14:06:00Z"/>
        </w:rPr>
        <w:pPrChange w:id="1041" w:author="lhc1990" w:date="2016-05-19T14:06:00Z">
          <w:pPr>
            <w:pStyle w:val="Heading2"/>
            <w:numPr>
              <w:ilvl w:val="1"/>
              <w:numId w:val="7"/>
            </w:numPr>
            <w:ind w:left="567" w:hanging="567"/>
          </w:pPr>
        </w:pPrChange>
      </w:pPr>
      <w:del w:id="1042" w:author="lhc1990" w:date="2016-05-19T14:06:00Z">
        <w:r w:rsidDel="00D5233B">
          <w:rPr>
            <w:rFonts w:hint="eastAsia"/>
          </w:rPr>
          <w:delText>結合試験</w:delText>
        </w:r>
        <w:r w:rsidR="008F5F35" w:rsidDel="00D5233B">
          <w:rPr>
            <w:rFonts w:hint="eastAsia"/>
          </w:rPr>
          <w:delText>の手順</w:delText>
        </w:r>
      </w:del>
    </w:p>
    <w:p w14:paraId="6477BBAB" w14:textId="724B6341" w:rsidR="004A2134" w:rsidRPr="007E6A2B" w:rsidDel="00D5233B" w:rsidRDefault="000B59E2">
      <w:pPr>
        <w:keepNext/>
        <w:ind w:firstLineChars="100" w:firstLine="210"/>
        <w:jc w:val="center"/>
        <w:rPr>
          <w:del w:id="1043" w:author="lhc1990" w:date="2016-05-19T14:06:00Z"/>
        </w:rPr>
        <w:pPrChange w:id="1044" w:author="lhc1990" w:date="2016-05-19T14:06:00Z">
          <w:pPr>
            <w:ind w:firstLineChars="100" w:firstLine="210"/>
          </w:pPr>
        </w:pPrChange>
      </w:pPr>
      <w:del w:id="1045" w:author="lhc1990" w:date="2016-05-19T14:06:00Z">
        <w:r w:rsidDel="00D5233B">
          <w:rPr>
            <w:rFonts w:hint="eastAsia"/>
          </w:rPr>
          <w:delText>結合試験</w:delText>
        </w:r>
        <w:r w:rsidR="00244F98" w:rsidDel="00D5233B">
          <w:rPr>
            <w:rFonts w:hint="eastAsia"/>
          </w:rPr>
          <w:delText>は、</w:delText>
        </w:r>
        <w:r w:rsidR="009E6AA4" w:rsidDel="00D5233B">
          <w:rPr>
            <w:rFonts w:hint="eastAsia"/>
          </w:rPr>
          <w:delText>自動化できていません。</w:delText>
        </w:r>
        <w:r w:rsidR="00732806" w:rsidDel="00D5233B">
          <w:rPr>
            <w:rFonts w:hint="eastAsia"/>
          </w:rPr>
          <w:delText>試験仕様書の順番で</w:delText>
        </w:r>
        <w:r w:rsidR="00297130" w:rsidDel="00D5233B">
          <w:rPr>
            <w:rFonts w:hint="eastAsia"/>
          </w:rPr>
          <w:delText>、試験項目ごとに試験の</w:delText>
        </w:r>
        <w:r w:rsidR="00732806" w:rsidDel="00D5233B">
          <w:rPr>
            <w:rFonts w:hint="eastAsia"/>
          </w:rPr>
          <w:delText>手順</w:delText>
        </w:r>
        <w:r w:rsidR="00297130" w:rsidDel="00D5233B">
          <w:rPr>
            <w:rFonts w:hint="eastAsia"/>
          </w:rPr>
          <w:delText>や</w:delText>
        </w:r>
        <w:r w:rsidR="00732806" w:rsidDel="00D5233B">
          <w:rPr>
            <w:rFonts w:hint="eastAsia"/>
          </w:rPr>
          <w:delText>試験の意図を記載します。</w:delText>
        </w:r>
        <w:r w:rsidR="007E6A2B" w:rsidDel="00D5233B">
          <w:rPr>
            <w:rFonts w:hint="eastAsia"/>
          </w:rPr>
          <w:delText>なお、結合試験アプリケーションは、</w:delText>
        </w:r>
        <w:r w:rsidR="007E6A2B" w:rsidDel="00D5233B">
          <w:rPr>
            <w:rFonts w:hint="eastAsia"/>
          </w:rPr>
          <w:delText>Android Application</w:delText>
        </w:r>
        <w:r w:rsidR="007E6A2B" w:rsidDel="00D5233B">
          <w:rPr>
            <w:rFonts w:hint="eastAsia"/>
          </w:rPr>
          <w:delText>になっております。実行方法</w:delText>
        </w:r>
        <w:r w:rsidR="00EB387F" w:rsidDel="00D5233B">
          <w:rPr>
            <w:rFonts w:hint="eastAsia"/>
          </w:rPr>
          <w:delText>が不明な場合</w:delText>
        </w:r>
        <w:r w:rsidR="007E6A2B" w:rsidDel="00D5233B">
          <w:rPr>
            <w:rFonts w:hint="eastAsia"/>
          </w:rPr>
          <w:delText>は、</w:delText>
        </w:r>
        <w:r w:rsidR="007E6A2B" w:rsidDel="00D5233B">
          <w:fldChar w:fldCharType="begin"/>
        </w:r>
        <w:r w:rsidR="007E6A2B" w:rsidDel="00D5233B">
          <w:delInstrText xml:space="preserve"> </w:delInstrText>
        </w:r>
        <w:r w:rsidR="007E6A2B" w:rsidDel="00D5233B">
          <w:rPr>
            <w:rFonts w:hint="eastAsia"/>
          </w:rPr>
          <w:delInstrText>REF _Ref416856279 \n \h</w:delInstrText>
        </w:r>
        <w:r w:rsidR="007E6A2B" w:rsidDel="00D5233B">
          <w:delInstrText xml:space="preserve"> </w:delInstrText>
        </w:r>
        <w:r w:rsidR="007E6A2B" w:rsidDel="00D5233B">
          <w:fldChar w:fldCharType="separate"/>
        </w:r>
        <w:r w:rsidR="00184145" w:rsidDel="00D5233B">
          <w:delText>3.1.2</w:delText>
        </w:r>
        <w:r w:rsidR="007E6A2B" w:rsidDel="00D5233B">
          <w:fldChar w:fldCharType="end"/>
        </w:r>
        <w:r w:rsidR="007E6A2B" w:rsidDel="00D5233B">
          <w:rPr>
            <w:rFonts w:hint="eastAsia"/>
          </w:rPr>
          <w:delText>項を参照</w:delText>
        </w:r>
        <w:r w:rsidR="00E726CE" w:rsidDel="00D5233B">
          <w:rPr>
            <w:rFonts w:hint="eastAsia"/>
          </w:rPr>
          <w:delText>下さい</w:delText>
        </w:r>
        <w:r w:rsidR="007E6A2B" w:rsidDel="00D5233B">
          <w:rPr>
            <w:rFonts w:hint="eastAsia"/>
          </w:rPr>
          <w:delText>。</w:delText>
        </w:r>
      </w:del>
    </w:p>
    <w:p w14:paraId="6067685C" w14:textId="512BA561" w:rsidR="00732806" w:rsidDel="00D5233B" w:rsidRDefault="00732806">
      <w:pPr>
        <w:keepNext/>
        <w:jc w:val="center"/>
        <w:rPr>
          <w:del w:id="1046" w:author="lhc1990" w:date="2016-05-19T14:06:00Z"/>
        </w:rPr>
        <w:pPrChange w:id="1047" w:author="lhc1990" w:date="2016-05-19T14:06:00Z">
          <w:pPr/>
        </w:pPrChange>
      </w:pPr>
    </w:p>
    <w:p w14:paraId="7A1B7812" w14:textId="2C6BEBCE" w:rsidR="00732806" w:rsidDel="00D5233B" w:rsidRDefault="00732806">
      <w:pPr>
        <w:pStyle w:val="Heading3"/>
        <w:numPr>
          <w:ilvl w:val="2"/>
          <w:numId w:val="7"/>
        </w:numPr>
        <w:ind w:leftChars="0"/>
        <w:jc w:val="center"/>
        <w:rPr>
          <w:del w:id="1048" w:author="lhc1990" w:date="2016-05-19T14:06:00Z"/>
        </w:rPr>
        <w:pPrChange w:id="1049" w:author="lhc1990" w:date="2016-05-19T14:06:00Z">
          <w:pPr>
            <w:pStyle w:val="Heading3"/>
            <w:numPr>
              <w:ilvl w:val="2"/>
              <w:numId w:val="7"/>
            </w:numPr>
            <w:ind w:leftChars="0" w:left="709" w:hanging="709"/>
          </w:pPr>
        </w:pPrChange>
      </w:pPr>
      <w:del w:id="1050" w:author="lhc1990" w:date="2016-05-19T14:06:00Z">
        <w:r w:rsidDel="00D5233B">
          <w:rPr>
            <w:rFonts w:hint="eastAsia"/>
          </w:rPr>
          <w:delText>試験番号</w:delText>
        </w:r>
        <w:r w:rsidDel="00D5233B">
          <w:rPr>
            <w:rFonts w:hint="eastAsia"/>
          </w:rPr>
          <w:delText>1.1.X</w:delText>
        </w:r>
      </w:del>
    </w:p>
    <w:p w14:paraId="0277E4A6" w14:textId="7FDAC482" w:rsidR="003C3DF4" w:rsidDel="00D5233B" w:rsidRDefault="003C3DF4">
      <w:pPr>
        <w:pStyle w:val="ListParagraph"/>
        <w:keepNext/>
        <w:numPr>
          <w:ilvl w:val="0"/>
          <w:numId w:val="30"/>
        </w:numPr>
        <w:ind w:leftChars="0"/>
        <w:jc w:val="center"/>
        <w:rPr>
          <w:del w:id="1051" w:author="lhc1990" w:date="2016-05-19T14:06:00Z"/>
        </w:rPr>
        <w:pPrChange w:id="1052" w:author="lhc1990" w:date="2016-05-19T14:06:00Z">
          <w:pPr>
            <w:pStyle w:val="ListParagraph"/>
            <w:numPr>
              <w:numId w:val="30"/>
            </w:numPr>
            <w:ind w:leftChars="0" w:left="420" w:hanging="420"/>
          </w:pPr>
        </w:pPrChange>
      </w:pPr>
      <w:del w:id="1053" w:author="lhc1990" w:date="2016-05-19T14:06:00Z">
        <w:r w:rsidDel="00D5233B">
          <w:rPr>
            <w:rFonts w:hint="eastAsia"/>
          </w:rPr>
          <w:delText>試験の</w:delText>
        </w:r>
        <w:r w:rsidR="00267BFE" w:rsidDel="00D5233B">
          <w:rPr>
            <w:rFonts w:hint="eastAsia"/>
          </w:rPr>
          <w:delText>内容</w:delText>
        </w:r>
      </w:del>
    </w:p>
    <w:p w14:paraId="6509021F" w14:textId="3023811F" w:rsidR="00267BFE" w:rsidDel="00D5233B" w:rsidRDefault="005716A0">
      <w:pPr>
        <w:pStyle w:val="ListParagraph"/>
        <w:keepNext/>
        <w:ind w:leftChars="0" w:left="420" w:firstLineChars="50" w:firstLine="105"/>
        <w:jc w:val="center"/>
        <w:rPr>
          <w:del w:id="1054" w:author="lhc1990" w:date="2016-05-19T14:06:00Z"/>
        </w:rPr>
        <w:pPrChange w:id="1055" w:author="lhc1990" w:date="2016-05-19T14:06:00Z">
          <w:pPr>
            <w:pStyle w:val="ListParagraph"/>
            <w:ind w:leftChars="0" w:left="420" w:firstLineChars="50" w:firstLine="105"/>
          </w:pPr>
        </w:pPrChange>
      </w:pPr>
      <w:del w:id="1056" w:author="lhc1990" w:date="2016-05-19T14:06:00Z">
        <w:r w:rsidDel="00D5233B">
          <w:rPr>
            <w:rFonts w:hint="eastAsia"/>
          </w:rPr>
          <w:delText>画面遷移を行わない</w:delText>
        </w:r>
        <w:r w:rsidDel="00D5233B">
          <w:rPr>
            <w:rFonts w:hint="eastAsia"/>
          </w:rPr>
          <w:delText>Android</w:delText>
        </w:r>
        <w:r w:rsidDel="00D5233B">
          <w:rPr>
            <w:rFonts w:hint="eastAsia"/>
          </w:rPr>
          <w:delText>アプリケーションから</w:delText>
        </w:r>
        <w:r w:rsidDel="00D5233B">
          <w:rPr>
            <w:rFonts w:hint="eastAsia"/>
          </w:rPr>
          <w:delText>CrypgetSQL</w:delText>
        </w:r>
        <w:r w:rsidDel="00D5233B">
          <w:rPr>
            <w:rFonts w:hint="eastAsia"/>
          </w:rPr>
          <w:delText>を利用できる</w:delText>
        </w:r>
        <w:r w:rsidR="006173D7" w:rsidDel="00D5233B">
          <w:rPr>
            <w:rFonts w:hint="eastAsia"/>
          </w:rPr>
          <w:delText>こと</w:delText>
        </w:r>
        <w:r w:rsidDel="00D5233B">
          <w:rPr>
            <w:rFonts w:hint="eastAsia"/>
          </w:rPr>
          <w:delText>を確認します。</w:delText>
        </w:r>
      </w:del>
    </w:p>
    <w:p w14:paraId="04C66A1C" w14:textId="472A283C" w:rsidR="00267BFE" w:rsidDel="00D5233B" w:rsidRDefault="00267BFE">
      <w:pPr>
        <w:pStyle w:val="ListParagraph"/>
        <w:keepNext/>
        <w:numPr>
          <w:ilvl w:val="0"/>
          <w:numId w:val="30"/>
        </w:numPr>
        <w:ind w:leftChars="0"/>
        <w:jc w:val="center"/>
        <w:rPr>
          <w:del w:id="1057" w:author="lhc1990" w:date="2016-05-19T14:06:00Z"/>
        </w:rPr>
        <w:pPrChange w:id="1058" w:author="lhc1990" w:date="2016-05-19T14:06:00Z">
          <w:pPr>
            <w:pStyle w:val="ListParagraph"/>
            <w:numPr>
              <w:numId w:val="30"/>
            </w:numPr>
            <w:ind w:leftChars="0" w:left="420" w:hanging="420"/>
          </w:pPr>
        </w:pPrChange>
      </w:pPr>
      <w:del w:id="1059" w:author="lhc1990" w:date="2016-05-19T14:06:00Z">
        <w:r w:rsidDel="00D5233B">
          <w:rPr>
            <w:rFonts w:hint="eastAsia"/>
          </w:rPr>
          <w:delText>試験アプリ</w:delText>
        </w:r>
      </w:del>
    </w:p>
    <w:p w14:paraId="718F22F0" w14:textId="1A721AA7" w:rsidR="003C3DF4" w:rsidRPr="00AE0E39" w:rsidDel="00D5233B" w:rsidRDefault="0024662A">
      <w:pPr>
        <w:pStyle w:val="ListParagraph"/>
        <w:keepNext/>
        <w:ind w:leftChars="0" w:left="420" w:firstLineChars="50" w:firstLine="105"/>
        <w:jc w:val="center"/>
        <w:rPr>
          <w:del w:id="1060" w:author="lhc1990" w:date="2016-05-19T14:06:00Z"/>
        </w:rPr>
        <w:pPrChange w:id="1061" w:author="lhc1990" w:date="2016-05-19T14:06:00Z">
          <w:pPr>
            <w:pStyle w:val="ListParagraph"/>
            <w:ind w:leftChars="0" w:left="420" w:firstLineChars="50" w:firstLine="105"/>
          </w:pPr>
        </w:pPrChange>
      </w:pPr>
      <w:del w:id="1062" w:author="lhc1990" w:date="2016-05-19T14:06:00Z">
        <w:r w:rsidRPr="005716A0" w:rsidDel="00D5233B">
          <w:delText>IntegrationTestApp1_1</w:delText>
        </w:r>
        <w:r w:rsidR="00FA3FCD" w:rsidDel="00D5233B">
          <w:rPr>
            <w:rFonts w:hint="eastAsia"/>
          </w:rPr>
          <w:delText>（</w:delText>
        </w:r>
        <w:r w:rsidR="00FA3FCD" w:rsidDel="00D5233B">
          <w:fldChar w:fldCharType="begin"/>
        </w:r>
        <w:r w:rsidR="00FA3FCD" w:rsidDel="00D5233B">
          <w:delInstrText xml:space="preserve"> </w:delInstrText>
        </w:r>
        <w:r w:rsidR="00FA3FCD" w:rsidDel="00D5233B">
          <w:rPr>
            <w:rFonts w:hint="eastAsia"/>
          </w:rPr>
          <w:delInstrText>REF _Ref416097636 \h</w:delInstrText>
        </w:r>
        <w:r w:rsidR="00FA3FCD" w:rsidDel="00D5233B">
          <w:delInstrText xml:space="preserve"> </w:delInstrText>
        </w:r>
        <w:r w:rsidR="00FA3FCD"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6</w:delText>
        </w:r>
        <w:r w:rsidR="00FA3FCD" w:rsidDel="00D5233B">
          <w:fldChar w:fldCharType="end"/>
        </w:r>
        <w:r w:rsidR="00FA3FCD" w:rsidDel="00D5233B">
          <w:rPr>
            <w:rFonts w:hint="eastAsia"/>
          </w:rPr>
          <w:delText>参照）</w:delText>
        </w:r>
        <w:r w:rsidR="00267BFE" w:rsidDel="00D5233B">
          <w:rPr>
            <w:rFonts w:hint="eastAsia"/>
          </w:rPr>
          <w:delText>を利用します。</w:delText>
        </w:r>
        <w:r w:rsidR="00BB5BC6" w:rsidDel="00D5233B">
          <w:rPr>
            <w:rFonts w:hint="eastAsia"/>
          </w:rPr>
          <w:delText>ボタンの説明は</w:delText>
        </w:r>
        <w:r w:rsidR="00BB5BC6" w:rsidDel="00D5233B">
          <w:fldChar w:fldCharType="begin"/>
        </w:r>
        <w:r w:rsidR="00BB5BC6" w:rsidDel="00D5233B">
          <w:delInstrText xml:space="preserve"> </w:delInstrText>
        </w:r>
        <w:r w:rsidR="00BB5BC6" w:rsidDel="00D5233B">
          <w:rPr>
            <w:rFonts w:hint="eastAsia"/>
          </w:rPr>
          <w:delInstrText>REF _Ref416099560 \h</w:delInstrText>
        </w:r>
        <w:r w:rsidR="00BB5BC6" w:rsidDel="00D5233B">
          <w:delInstrText xml:space="preserve"> </w:delInstrText>
        </w:r>
        <w:r w:rsidR="00BB5BC6"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11</w:delText>
        </w:r>
        <w:r w:rsidR="00BB5BC6" w:rsidDel="00D5233B">
          <w:fldChar w:fldCharType="end"/>
        </w:r>
        <w:r w:rsidR="00BB5BC6" w:rsidDel="00D5233B">
          <w:rPr>
            <w:rFonts w:hint="eastAsia"/>
          </w:rPr>
          <w:delText>に記載します。</w:delText>
        </w:r>
      </w:del>
    </w:p>
    <w:p w14:paraId="06751B64" w14:textId="7C8986CD" w:rsidR="0024662A" w:rsidDel="00D5233B" w:rsidRDefault="0024662A">
      <w:pPr>
        <w:keepNext/>
        <w:jc w:val="center"/>
        <w:rPr>
          <w:del w:id="1063" w:author="lhc1990" w:date="2016-05-19T14:06:00Z"/>
        </w:rPr>
      </w:pPr>
      <w:del w:id="1064" w:author="lhc1990" w:date="2016-05-19T14:06:00Z">
        <w:r w:rsidDel="00D5233B">
          <w:rPr>
            <w:noProof/>
          </w:rPr>
          <w:drawing>
            <wp:inline distT="0" distB="0" distL="0" distR="0" wp14:anchorId="6F17FEE3" wp14:editId="7E55F464">
              <wp:extent cx="5467350" cy="3197860"/>
              <wp:effectExtent l="0" t="0" r="0" b="254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TestApp1_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4371" cy="3201967"/>
                      </a:xfrm>
                      <a:prstGeom prst="rect">
                        <a:avLst/>
                      </a:prstGeom>
                    </pic:spPr>
                  </pic:pic>
                </a:graphicData>
              </a:graphic>
            </wp:inline>
          </w:drawing>
        </w:r>
      </w:del>
    </w:p>
    <w:p w14:paraId="55A8773C" w14:textId="0074BEBA" w:rsidR="005716A0" w:rsidRPr="005716A0" w:rsidDel="00D5233B" w:rsidRDefault="0024662A">
      <w:pPr>
        <w:pStyle w:val="Caption"/>
        <w:keepNext/>
        <w:jc w:val="center"/>
        <w:rPr>
          <w:del w:id="1065" w:author="lhc1990" w:date="2016-05-19T14:06:00Z"/>
        </w:rPr>
        <w:pPrChange w:id="1066" w:author="lhc1990" w:date="2016-05-19T14:06:00Z">
          <w:pPr>
            <w:pStyle w:val="Caption"/>
            <w:jc w:val="center"/>
          </w:pPr>
        </w:pPrChange>
      </w:pPr>
      <w:bookmarkStart w:id="1067" w:name="_Ref416097636"/>
      <w:del w:id="1068"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3</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6</w:delText>
        </w:r>
        <w:r w:rsidR="00184145" w:rsidDel="00D5233B">
          <w:rPr>
            <w:b w:val="0"/>
            <w:bCs w:val="0"/>
          </w:rPr>
          <w:fldChar w:fldCharType="end"/>
        </w:r>
        <w:bookmarkEnd w:id="1067"/>
        <w:r w:rsidDel="00D5233B">
          <w:rPr>
            <w:rFonts w:hint="eastAsia"/>
          </w:rPr>
          <w:delText xml:space="preserve"> </w:delText>
        </w:r>
        <w:r w:rsidRPr="005716A0" w:rsidDel="00D5233B">
          <w:delText>IntegrationTestApp1_1</w:delText>
        </w:r>
        <w:r w:rsidDel="00D5233B">
          <w:rPr>
            <w:rFonts w:hint="eastAsia"/>
          </w:rPr>
          <w:delText>の画面</w:delText>
        </w:r>
      </w:del>
    </w:p>
    <w:p w14:paraId="3AF32392" w14:textId="19C5A1BE" w:rsidR="005716A0" w:rsidDel="00D5233B" w:rsidRDefault="005716A0">
      <w:pPr>
        <w:keepNext/>
        <w:jc w:val="center"/>
        <w:rPr>
          <w:del w:id="1069" w:author="lhc1990" w:date="2016-05-19T14:06:00Z"/>
        </w:rPr>
        <w:pPrChange w:id="1070" w:author="lhc1990" w:date="2016-05-19T14:06:00Z">
          <w:pPr/>
        </w:pPrChange>
      </w:pPr>
    </w:p>
    <w:p w14:paraId="1CA86BA9" w14:textId="4DDAA408" w:rsidR="006D4F06" w:rsidDel="00D5233B" w:rsidRDefault="006D4F06">
      <w:pPr>
        <w:keepNext/>
        <w:jc w:val="center"/>
        <w:rPr>
          <w:del w:id="1071" w:author="lhc1990" w:date="2016-05-19T14:06:00Z"/>
        </w:rPr>
        <w:pPrChange w:id="1072" w:author="lhc1990" w:date="2016-05-19T14:06:00Z">
          <w:pPr/>
        </w:pPrChange>
      </w:pPr>
    </w:p>
    <w:p w14:paraId="04370126" w14:textId="53219262" w:rsidR="005E44DC" w:rsidDel="00D5233B" w:rsidRDefault="005E44DC">
      <w:pPr>
        <w:pStyle w:val="Caption"/>
        <w:keepNext/>
        <w:jc w:val="center"/>
        <w:rPr>
          <w:del w:id="1073" w:author="lhc1990" w:date="2016-05-19T14:06:00Z"/>
        </w:rPr>
      </w:pPr>
      <w:bookmarkStart w:id="1074" w:name="_Ref416099560"/>
      <w:del w:id="1075" w:author="lhc1990" w:date="2016-05-19T14:06:00Z">
        <w:r w:rsidDel="00D5233B">
          <w:rPr>
            <w:rFonts w:hint="eastAsia"/>
          </w:rPr>
          <w:delText>表</w:delText>
        </w:r>
        <w:r w:rsidDel="00D5233B">
          <w:rPr>
            <w:rFonts w:hint="eastAsia"/>
          </w:rPr>
          <w:delText xml:space="preserve"> </w:delText>
        </w:r>
        <w:r w:rsidR="007A1F9F" w:rsidDel="00D5233B">
          <w:rPr>
            <w:b w:val="0"/>
            <w:bCs w:val="0"/>
          </w:rPr>
          <w:fldChar w:fldCharType="begin"/>
        </w:r>
        <w:r w:rsidR="007A1F9F" w:rsidDel="00D5233B">
          <w:delInstrText xml:space="preserve"> </w:delInstrText>
        </w:r>
        <w:r w:rsidR="007A1F9F" w:rsidDel="00D5233B">
          <w:rPr>
            <w:rFonts w:hint="eastAsia"/>
          </w:rPr>
          <w:delInstrText>STYLEREF 1 \s</w:delInstrText>
        </w:r>
        <w:r w:rsidR="007A1F9F" w:rsidDel="00D5233B">
          <w:delInstrText xml:space="preserve"> </w:delInstrText>
        </w:r>
        <w:r w:rsidR="007A1F9F" w:rsidDel="00D5233B">
          <w:rPr>
            <w:b w:val="0"/>
            <w:bCs w:val="0"/>
          </w:rPr>
          <w:fldChar w:fldCharType="separate"/>
        </w:r>
        <w:r w:rsidR="00184145" w:rsidDel="00D5233B">
          <w:rPr>
            <w:noProof/>
          </w:rPr>
          <w:delText>3</w:delText>
        </w:r>
        <w:r w:rsidR="007A1F9F" w:rsidDel="00D5233B">
          <w:rPr>
            <w:b w:val="0"/>
            <w:bCs w:val="0"/>
          </w:rPr>
          <w:fldChar w:fldCharType="end"/>
        </w:r>
        <w:r w:rsidR="007A1F9F" w:rsidDel="00D5233B">
          <w:noBreakHyphen/>
        </w:r>
        <w:r w:rsidR="007A1F9F" w:rsidDel="00D5233B">
          <w:rPr>
            <w:b w:val="0"/>
            <w:bCs w:val="0"/>
          </w:rPr>
          <w:fldChar w:fldCharType="begin"/>
        </w:r>
        <w:r w:rsidR="007A1F9F" w:rsidDel="00D5233B">
          <w:delInstrText xml:space="preserve"> </w:delInstrText>
        </w:r>
        <w:r w:rsidR="007A1F9F" w:rsidDel="00D5233B">
          <w:rPr>
            <w:rFonts w:hint="eastAsia"/>
          </w:rPr>
          <w:delInstrText xml:space="preserve">SEQ </w:delInstrText>
        </w:r>
        <w:r w:rsidR="007A1F9F" w:rsidDel="00D5233B">
          <w:rPr>
            <w:rFonts w:hint="eastAsia"/>
          </w:rPr>
          <w:delInstrText>表</w:delInstrText>
        </w:r>
        <w:r w:rsidR="007A1F9F" w:rsidDel="00D5233B">
          <w:rPr>
            <w:rFonts w:hint="eastAsia"/>
          </w:rPr>
          <w:delInstrText xml:space="preserve"> \* ARABIC \s 1</w:delInstrText>
        </w:r>
        <w:r w:rsidR="007A1F9F" w:rsidDel="00D5233B">
          <w:delInstrText xml:space="preserve"> </w:delInstrText>
        </w:r>
        <w:r w:rsidR="007A1F9F" w:rsidDel="00D5233B">
          <w:rPr>
            <w:b w:val="0"/>
            <w:bCs w:val="0"/>
          </w:rPr>
          <w:fldChar w:fldCharType="separate"/>
        </w:r>
        <w:r w:rsidR="00184145" w:rsidDel="00D5233B">
          <w:rPr>
            <w:noProof/>
          </w:rPr>
          <w:delText>11</w:delText>
        </w:r>
        <w:r w:rsidR="007A1F9F" w:rsidDel="00D5233B">
          <w:rPr>
            <w:b w:val="0"/>
            <w:bCs w:val="0"/>
          </w:rPr>
          <w:fldChar w:fldCharType="end"/>
        </w:r>
        <w:bookmarkEnd w:id="1074"/>
        <w:r w:rsidDel="00D5233B">
          <w:rPr>
            <w:rFonts w:hint="eastAsia"/>
          </w:rPr>
          <w:delText xml:space="preserve"> </w:delText>
        </w:r>
        <w:r w:rsidRPr="005716A0" w:rsidDel="00D5233B">
          <w:delText>IntegrationTestApp1_1</w:delText>
        </w:r>
        <w:r w:rsidDel="00D5233B">
          <w:rPr>
            <w:rFonts w:hint="eastAsia"/>
          </w:rPr>
          <w:delText>のボタンの説明</w:delText>
        </w:r>
      </w:del>
    </w:p>
    <w:tbl>
      <w:tblPr>
        <w:tblStyle w:val="TableGrid"/>
        <w:tblW w:w="0" w:type="auto"/>
        <w:jc w:val="center"/>
        <w:tblLook w:val="04A0" w:firstRow="1" w:lastRow="0" w:firstColumn="1" w:lastColumn="0" w:noHBand="0" w:noVBand="1"/>
      </w:tblPr>
      <w:tblGrid>
        <w:gridCol w:w="534"/>
        <w:gridCol w:w="2009"/>
        <w:gridCol w:w="6177"/>
      </w:tblGrid>
      <w:tr w:rsidR="00AD5DA0" w:rsidDel="00D5233B" w14:paraId="27B4ED13" w14:textId="66C8F0C5" w:rsidTr="00AD5DA0">
        <w:trPr>
          <w:jc w:val="center"/>
          <w:del w:id="1076" w:author="lhc1990" w:date="2016-05-19T14:06:00Z"/>
        </w:trPr>
        <w:tc>
          <w:tcPr>
            <w:tcW w:w="534" w:type="dxa"/>
            <w:shd w:val="clear" w:color="auto" w:fill="CCFFCC"/>
          </w:tcPr>
          <w:p w14:paraId="4D33BE9C" w14:textId="0A8B3156" w:rsidR="00AD5DA0" w:rsidRPr="006D4F06" w:rsidDel="00D5233B" w:rsidRDefault="00AD5DA0">
            <w:pPr>
              <w:keepNext/>
              <w:jc w:val="center"/>
              <w:rPr>
                <w:del w:id="1077" w:author="lhc1990" w:date="2016-05-19T14:06:00Z"/>
                <w:b/>
              </w:rPr>
              <w:pPrChange w:id="1078" w:author="lhc1990" w:date="2016-05-19T14:06:00Z">
                <w:pPr>
                  <w:jc w:val="center"/>
                </w:pPr>
              </w:pPrChange>
            </w:pPr>
            <w:del w:id="1079" w:author="lhc1990" w:date="2016-05-19T14:06:00Z">
              <w:r w:rsidDel="00D5233B">
                <w:rPr>
                  <w:rFonts w:hint="eastAsia"/>
                  <w:b/>
                </w:rPr>
                <w:delText>No</w:delText>
              </w:r>
            </w:del>
          </w:p>
        </w:tc>
        <w:tc>
          <w:tcPr>
            <w:tcW w:w="2009" w:type="dxa"/>
            <w:shd w:val="clear" w:color="auto" w:fill="CCFFCC"/>
          </w:tcPr>
          <w:p w14:paraId="55243C2A" w14:textId="59735869" w:rsidR="00AD5DA0" w:rsidRPr="006D4F06" w:rsidDel="00D5233B" w:rsidRDefault="00F76C16">
            <w:pPr>
              <w:keepNext/>
              <w:jc w:val="center"/>
              <w:rPr>
                <w:del w:id="1080" w:author="lhc1990" w:date="2016-05-19T14:06:00Z"/>
                <w:b/>
              </w:rPr>
              <w:pPrChange w:id="1081" w:author="lhc1990" w:date="2016-05-19T14:06:00Z">
                <w:pPr>
                  <w:jc w:val="center"/>
                </w:pPr>
              </w:pPrChange>
            </w:pPr>
            <w:del w:id="1082" w:author="lhc1990" w:date="2016-05-19T14:06:00Z">
              <w:r w:rsidDel="00D5233B">
                <w:rPr>
                  <w:rFonts w:hint="eastAsia"/>
                  <w:b/>
                </w:rPr>
                <w:delText>ボタン</w:delText>
              </w:r>
            </w:del>
          </w:p>
        </w:tc>
        <w:tc>
          <w:tcPr>
            <w:tcW w:w="6177" w:type="dxa"/>
            <w:shd w:val="clear" w:color="auto" w:fill="CCFFCC"/>
          </w:tcPr>
          <w:p w14:paraId="6A24FAC3" w14:textId="40967310" w:rsidR="00AD5DA0" w:rsidRPr="006D4F06" w:rsidDel="00D5233B" w:rsidRDefault="00AD5DA0">
            <w:pPr>
              <w:keepNext/>
              <w:jc w:val="center"/>
              <w:rPr>
                <w:del w:id="1083" w:author="lhc1990" w:date="2016-05-19T14:06:00Z"/>
                <w:b/>
              </w:rPr>
              <w:pPrChange w:id="1084" w:author="lhc1990" w:date="2016-05-19T14:06:00Z">
                <w:pPr>
                  <w:jc w:val="center"/>
                </w:pPr>
              </w:pPrChange>
            </w:pPr>
            <w:del w:id="1085" w:author="lhc1990" w:date="2016-05-19T14:06:00Z">
              <w:r w:rsidDel="00D5233B">
                <w:rPr>
                  <w:rFonts w:hint="eastAsia"/>
                  <w:b/>
                </w:rPr>
                <w:delText>処理の内容</w:delText>
              </w:r>
            </w:del>
          </w:p>
        </w:tc>
      </w:tr>
      <w:tr w:rsidR="00AD5DA0" w:rsidDel="00D5233B" w14:paraId="76233C14" w14:textId="475A6218" w:rsidTr="00AD5DA0">
        <w:trPr>
          <w:jc w:val="center"/>
          <w:del w:id="1086" w:author="lhc1990" w:date="2016-05-19T14:06:00Z"/>
        </w:trPr>
        <w:tc>
          <w:tcPr>
            <w:tcW w:w="534" w:type="dxa"/>
          </w:tcPr>
          <w:p w14:paraId="62F7AA65" w14:textId="64DC48EB" w:rsidR="00AD5DA0" w:rsidDel="00D5233B" w:rsidRDefault="00AD5DA0">
            <w:pPr>
              <w:keepNext/>
              <w:jc w:val="center"/>
              <w:rPr>
                <w:del w:id="1087" w:author="lhc1990" w:date="2016-05-19T14:06:00Z"/>
              </w:rPr>
              <w:pPrChange w:id="1088" w:author="lhc1990" w:date="2016-05-19T14:06:00Z">
                <w:pPr/>
              </w:pPrChange>
            </w:pPr>
            <w:del w:id="1089" w:author="lhc1990" w:date="2016-05-19T14:06:00Z">
              <w:r w:rsidDel="00D5233B">
                <w:rPr>
                  <w:rFonts w:hint="eastAsia"/>
                </w:rPr>
                <w:delText>1</w:delText>
              </w:r>
            </w:del>
          </w:p>
        </w:tc>
        <w:tc>
          <w:tcPr>
            <w:tcW w:w="2009" w:type="dxa"/>
          </w:tcPr>
          <w:p w14:paraId="5250E33F" w14:textId="2D0A464B" w:rsidR="00AD5DA0" w:rsidDel="00D5233B" w:rsidRDefault="00AD5DA0">
            <w:pPr>
              <w:keepNext/>
              <w:jc w:val="center"/>
              <w:rPr>
                <w:del w:id="1090" w:author="lhc1990" w:date="2016-05-19T14:06:00Z"/>
              </w:rPr>
              <w:pPrChange w:id="1091" w:author="lhc1990" w:date="2016-05-19T14:06:00Z">
                <w:pPr/>
              </w:pPrChange>
            </w:pPr>
            <w:del w:id="1092" w:author="lhc1990" w:date="2016-05-19T14:06:00Z">
              <w:r w:rsidDel="00D5233B">
                <w:rPr>
                  <w:rFonts w:hint="eastAsia"/>
                </w:rPr>
                <w:delText>一覧表示</w:delText>
              </w:r>
            </w:del>
          </w:p>
        </w:tc>
        <w:tc>
          <w:tcPr>
            <w:tcW w:w="6177" w:type="dxa"/>
          </w:tcPr>
          <w:p w14:paraId="042AB9B6" w14:textId="0E1B4608" w:rsidR="00AD5DA0" w:rsidDel="00D5233B" w:rsidRDefault="00AD5DA0">
            <w:pPr>
              <w:keepNext/>
              <w:jc w:val="center"/>
              <w:rPr>
                <w:del w:id="1093" w:author="lhc1990" w:date="2016-05-19T14:06:00Z"/>
              </w:rPr>
              <w:pPrChange w:id="1094" w:author="lhc1990" w:date="2016-05-19T14:06:00Z">
                <w:pPr/>
              </w:pPrChange>
            </w:pPr>
            <w:del w:id="1095" w:author="lhc1990" w:date="2016-05-19T14:06:00Z">
              <w:r w:rsidDel="00D5233B">
                <w:rPr>
                  <w:rFonts w:hint="eastAsia"/>
                </w:rPr>
                <w:delText>登録されているデータを</w:delText>
              </w:r>
              <w:r w:rsidR="00883CEA" w:rsidDel="00D5233B">
                <w:rPr>
                  <w:rFonts w:hint="eastAsia"/>
                </w:rPr>
                <w:delText>検索し、</w:delText>
              </w:r>
              <w:r w:rsidR="00B717D7" w:rsidDel="00D5233B">
                <w:rPr>
                  <w:rFonts w:hint="eastAsia"/>
                </w:rPr>
                <w:delText>画面上に</w:delText>
              </w:r>
              <w:r w:rsidDel="00D5233B">
                <w:rPr>
                  <w:rFonts w:hint="eastAsia"/>
                </w:rPr>
                <w:delText>表示します。</w:delText>
              </w:r>
              <w:r w:rsidR="00622020" w:rsidDel="00D5233B">
                <w:rPr>
                  <w:rFonts w:hint="eastAsia"/>
                </w:rPr>
                <w:delText>データは</w:delText>
              </w:r>
              <w:r w:rsidDel="00D5233B">
                <w:rPr>
                  <w:rFonts w:hint="eastAsia"/>
                </w:rPr>
                <w:delText>「</w:delText>
              </w:r>
              <w:r w:rsidDel="00D5233B">
                <w:rPr>
                  <w:rFonts w:hint="eastAsia"/>
                </w:rPr>
                <w:delText>DB</w:delText>
              </w:r>
              <w:r w:rsidDel="00D5233B">
                <w:rPr>
                  <w:rFonts w:hint="eastAsia"/>
                </w:rPr>
                <w:delText>オープン」ボタンの下に表示されます。データが登録されていない場合は、表示されません。</w:delText>
              </w:r>
            </w:del>
          </w:p>
        </w:tc>
      </w:tr>
      <w:tr w:rsidR="00AD5DA0" w:rsidDel="00D5233B" w14:paraId="1F70C2FF" w14:textId="274BEADA" w:rsidTr="00AD5DA0">
        <w:trPr>
          <w:jc w:val="center"/>
          <w:del w:id="1096" w:author="lhc1990" w:date="2016-05-19T14:06:00Z"/>
        </w:trPr>
        <w:tc>
          <w:tcPr>
            <w:tcW w:w="534" w:type="dxa"/>
          </w:tcPr>
          <w:p w14:paraId="40C4B79D" w14:textId="3F80D9D0" w:rsidR="00AD5DA0" w:rsidDel="00D5233B" w:rsidRDefault="00AD5DA0">
            <w:pPr>
              <w:keepNext/>
              <w:jc w:val="center"/>
              <w:rPr>
                <w:del w:id="1097" w:author="lhc1990" w:date="2016-05-19T14:06:00Z"/>
              </w:rPr>
              <w:pPrChange w:id="1098" w:author="lhc1990" w:date="2016-05-19T14:06:00Z">
                <w:pPr/>
              </w:pPrChange>
            </w:pPr>
            <w:del w:id="1099" w:author="lhc1990" w:date="2016-05-19T14:06:00Z">
              <w:r w:rsidDel="00D5233B">
                <w:rPr>
                  <w:rFonts w:hint="eastAsia"/>
                </w:rPr>
                <w:delText>2</w:delText>
              </w:r>
            </w:del>
          </w:p>
        </w:tc>
        <w:tc>
          <w:tcPr>
            <w:tcW w:w="2009" w:type="dxa"/>
          </w:tcPr>
          <w:p w14:paraId="55C4CEB0" w14:textId="6340953B" w:rsidR="00AD5DA0" w:rsidDel="00D5233B" w:rsidRDefault="00AD5DA0">
            <w:pPr>
              <w:keepNext/>
              <w:jc w:val="center"/>
              <w:rPr>
                <w:del w:id="1100" w:author="lhc1990" w:date="2016-05-19T14:06:00Z"/>
              </w:rPr>
              <w:pPrChange w:id="1101" w:author="lhc1990" w:date="2016-05-19T14:06:00Z">
                <w:pPr/>
              </w:pPrChange>
            </w:pPr>
            <w:del w:id="1102" w:author="lhc1990" w:date="2016-05-19T14:06:00Z">
              <w:r w:rsidDel="00D5233B">
                <w:rPr>
                  <w:rFonts w:hint="eastAsia"/>
                </w:rPr>
                <w:delText>登録</w:delText>
              </w:r>
            </w:del>
          </w:p>
        </w:tc>
        <w:tc>
          <w:tcPr>
            <w:tcW w:w="6177" w:type="dxa"/>
          </w:tcPr>
          <w:p w14:paraId="7A3A08CE" w14:textId="2936684C" w:rsidR="00AD5DA0" w:rsidDel="00D5233B" w:rsidRDefault="0070155F">
            <w:pPr>
              <w:keepNext/>
              <w:jc w:val="center"/>
              <w:rPr>
                <w:del w:id="1103" w:author="lhc1990" w:date="2016-05-19T14:06:00Z"/>
              </w:rPr>
              <w:pPrChange w:id="1104" w:author="lhc1990" w:date="2016-05-19T14:06:00Z">
                <w:pPr/>
              </w:pPrChange>
            </w:pPr>
            <w:del w:id="1105" w:author="lhc1990" w:date="2016-05-19T14:06:00Z">
              <w:r w:rsidDel="00D5233B">
                <w:rPr>
                  <w:rFonts w:hint="eastAsia"/>
                </w:rPr>
                <w:delText>4</w:delText>
              </w:r>
              <w:r w:rsidDel="00D5233B">
                <w:rPr>
                  <w:rFonts w:hint="eastAsia"/>
                </w:rPr>
                <w:delText>件の</w:delText>
              </w:r>
              <w:r w:rsidR="00AD5DA0" w:rsidDel="00D5233B">
                <w:rPr>
                  <w:rFonts w:hint="eastAsia"/>
                </w:rPr>
                <w:delText>データを登録します。「東芝太郎、</w:delText>
              </w:r>
              <w:r w:rsidR="00AD5DA0" w:rsidDel="00D5233B">
                <w:rPr>
                  <w:rFonts w:hint="eastAsia"/>
                </w:rPr>
                <w:delText>45</w:delText>
              </w:r>
              <w:r w:rsidR="00AD5DA0" w:rsidDel="00D5233B">
                <w:rPr>
                  <w:rFonts w:hint="eastAsia"/>
                </w:rPr>
                <w:delText>」「東芝花子、</w:delText>
              </w:r>
              <w:r w:rsidR="00AD5DA0" w:rsidDel="00D5233B">
                <w:rPr>
                  <w:rFonts w:hint="eastAsia"/>
                </w:rPr>
                <w:delText>40</w:delText>
              </w:r>
              <w:r w:rsidR="00AD5DA0" w:rsidDel="00D5233B">
                <w:rPr>
                  <w:rFonts w:hint="eastAsia"/>
                </w:rPr>
                <w:delText>」「浜松太郎、</w:delText>
              </w:r>
              <w:r w:rsidR="00AD5DA0" w:rsidDel="00D5233B">
                <w:rPr>
                  <w:rFonts w:hint="eastAsia"/>
                </w:rPr>
                <w:delText>35</w:delText>
              </w:r>
              <w:r w:rsidR="00AD5DA0" w:rsidDel="00D5233B">
                <w:rPr>
                  <w:rFonts w:hint="eastAsia"/>
                </w:rPr>
                <w:delText>」「浜松花子、</w:delText>
              </w:r>
              <w:r w:rsidR="00AD5DA0" w:rsidDel="00D5233B">
                <w:rPr>
                  <w:rFonts w:hint="eastAsia"/>
                </w:rPr>
                <w:delText>30</w:delText>
              </w:r>
              <w:r w:rsidR="00AD5DA0" w:rsidDel="00D5233B">
                <w:rPr>
                  <w:rFonts w:hint="eastAsia"/>
                </w:rPr>
                <w:delText>」が登録されます。複数回</w:delText>
              </w:r>
              <w:r w:rsidDel="00D5233B">
                <w:rPr>
                  <w:rFonts w:hint="eastAsia"/>
                </w:rPr>
                <w:delText>タップ</w:delText>
              </w:r>
              <w:r w:rsidR="00AD5DA0" w:rsidDel="00D5233B">
                <w:rPr>
                  <w:rFonts w:hint="eastAsia"/>
                </w:rPr>
                <w:delText>すれば、</w:delText>
              </w:r>
              <w:r w:rsidDel="00D5233B">
                <w:rPr>
                  <w:rFonts w:hint="eastAsia"/>
                </w:rPr>
                <w:delText>タップ</w:delText>
              </w:r>
              <w:r w:rsidR="00AD5DA0" w:rsidDel="00D5233B">
                <w:rPr>
                  <w:rFonts w:hint="eastAsia"/>
                </w:rPr>
                <w:delText>した</w:delText>
              </w:r>
              <w:r w:rsidDel="00D5233B">
                <w:rPr>
                  <w:rFonts w:hint="eastAsia"/>
                </w:rPr>
                <w:delText>分</w:delText>
              </w:r>
              <w:r w:rsidR="00AD5DA0" w:rsidDel="00D5233B">
                <w:rPr>
                  <w:rFonts w:hint="eastAsia"/>
                </w:rPr>
                <w:delText>だけ</w:delText>
              </w:r>
              <w:r w:rsidDel="00D5233B">
                <w:rPr>
                  <w:rFonts w:hint="eastAsia"/>
                </w:rPr>
                <w:delText>4</w:delText>
              </w:r>
              <w:r w:rsidDel="00D5233B">
                <w:rPr>
                  <w:rFonts w:hint="eastAsia"/>
                </w:rPr>
                <w:delText>件ずつ追加</w:delText>
              </w:r>
              <w:r w:rsidR="00AD5DA0" w:rsidDel="00D5233B">
                <w:rPr>
                  <w:rFonts w:hint="eastAsia"/>
                </w:rPr>
                <w:delText>登録されます。</w:delText>
              </w:r>
            </w:del>
          </w:p>
        </w:tc>
      </w:tr>
      <w:tr w:rsidR="00AD5DA0" w:rsidDel="00D5233B" w14:paraId="1F1AB624" w14:textId="663D7257" w:rsidTr="00AD5DA0">
        <w:trPr>
          <w:jc w:val="center"/>
          <w:del w:id="1106" w:author="lhc1990" w:date="2016-05-19T14:06:00Z"/>
        </w:trPr>
        <w:tc>
          <w:tcPr>
            <w:tcW w:w="534" w:type="dxa"/>
          </w:tcPr>
          <w:p w14:paraId="43F5635D" w14:textId="34B2E3FB" w:rsidR="00AD5DA0" w:rsidDel="00D5233B" w:rsidRDefault="00AD5DA0">
            <w:pPr>
              <w:keepNext/>
              <w:jc w:val="center"/>
              <w:rPr>
                <w:del w:id="1107" w:author="lhc1990" w:date="2016-05-19T14:06:00Z"/>
              </w:rPr>
              <w:pPrChange w:id="1108" w:author="lhc1990" w:date="2016-05-19T14:06:00Z">
                <w:pPr/>
              </w:pPrChange>
            </w:pPr>
            <w:del w:id="1109" w:author="lhc1990" w:date="2016-05-19T14:06:00Z">
              <w:r w:rsidDel="00D5233B">
                <w:rPr>
                  <w:rFonts w:hint="eastAsia"/>
                </w:rPr>
                <w:delText>3</w:delText>
              </w:r>
            </w:del>
          </w:p>
        </w:tc>
        <w:tc>
          <w:tcPr>
            <w:tcW w:w="2009" w:type="dxa"/>
          </w:tcPr>
          <w:p w14:paraId="37F1BF80" w14:textId="4A6B5E97" w:rsidR="00AD5DA0" w:rsidDel="00D5233B" w:rsidRDefault="00AD5DA0">
            <w:pPr>
              <w:keepNext/>
              <w:jc w:val="center"/>
              <w:rPr>
                <w:del w:id="1110" w:author="lhc1990" w:date="2016-05-19T14:06:00Z"/>
              </w:rPr>
              <w:pPrChange w:id="1111" w:author="lhc1990" w:date="2016-05-19T14:06:00Z">
                <w:pPr/>
              </w:pPrChange>
            </w:pPr>
            <w:del w:id="1112" w:author="lhc1990" w:date="2016-05-19T14:06:00Z">
              <w:r w:rsidDel="00D5233B">
                <w:rPr>
                  <w:rFonts w:hint="eastAsia"/>
                </w:rPr>
                <w:delText>更新</w:delText>
              </w:r>
            </w:del>
          </w:p>
        </w:tc>
        <w:tc>
          <w:tcPr>
            <w:tcW w:w="6177" w:type="dxa"/>
          </w:tcPr>
          <w:p w14:paraId="504C6DBC" w14:textId="391142D3" w:rsidR="00AD5DA0" w:rsidDel="00D5233B" w:rsidRDefault="00AD5DA0">
            <w:pPr>
              <w:keepNext/>
              <w:jc w:val="center"/>
              <w:rPr>
                <w:del w:id="1113" w:author="lhc1990" w:date="2016-05-19T14:06:00Z"/>
              </w:rPr>
              <w:pPrChange w:id="1114" w:author="lhc1990" w:date="2016-05-19T14:06:00Z">
                <w:pPr/>
              </w:pPrChange>
            </w:pPr>
            <w:del w:id="1115" w:author="lhc1990" w:date="2016-05-19T14:06:00Z">
              <w:r w:rsidDel="00D5233B">
                <w:rPr>
                  <w:rFonts w:hint="eastAsia"/>
                </w:rPr>
                <w:delText>「東芝太郎、</w:delText>
              </w:r>
              <w:r w:rsidDel="00D5233B">
                <w:rPr>
                  <w:rFonts w:hint="eastAsia"/>
                </w:rPr>
                <w:delText>45</w:delText>
              </w:r>
              <w:r w:rsidDel="00D5233B">
                <w:rPr>
                  <w:rFonts w:hint="eastAsia"/>
                </w:rPr>
                <w:delText>」を「東芝次郎、</w:delText>
              </w:r>
              <w:r w:rsidDel="00D5233B">
                <w:rPr>
                  <w:rFonts w:hint="eastAsia"/>
                </w:rPr>
                <w:delText>20</w:delText>
              </w:r>
              <w:r w:rsidDel="00D5233B">
                <w:rPr>
                  <w:rFonts w:hint="eastAsia"/>
                </w:rPr>
                <w:delText>」に更新します。</w:delText>
              </w:r>
            </w:del>
          </w:p>
        </w:tc>
      </w:tr>
      <w:tr w:rsidR="00AD5DA0" w:rsidDel="00D5233B" w14:paraId="6BD9958D" w14:textId="10C8BA4E" w:rsidTr="00AD5DA0">
        <w:trPr>
          <w:jc w:val="center"/>
          <w:del w:id="1116" w:author="lhc1990" w:date="2016-05-19T14:06:00Z"/>
        </w:trPr>
        <w:tc>
          <w:tcPr>
            <w:tcW w:w="534" w:type="dxa"/>
          </w:tcPr>
          <w:p w14:paraId="5ECA4BAF" w14:textId="7F0FA405" w:rsidR="00AD5DA0" w:rsidDel="00D5233B" w:rsidRDefault="00AD5DA0">
            <w:pPr>
              <w:keepNext/>
              <w:jc w:val="center"/>
              <w:rPr>
                <w:del w:id="1117" w:author="lhc1990" w:date="2016-05-19T14:06:00Z"/>
              </w:rPr>
              <w:pPrChange w:id="1118" w:author="lhc1990" w:date="2016-05-19T14:06:00Z">
                <w:pPr/>
              </w:pPrChange>
            </w:pPr>
            <w:del w:id="1119" w:author="lhc1990" w:date="2016-05-19T14:06:00Z">
              <w:r w:rsidDel="00D5233B">
                <w:rPr>
                  <w:rFonts w:hint="eastAsia"/>
                </w:rPr>
                <w:delText>4</w:delText>
              </w:r>
            </w:del>
          </w:p>
        </w:tc>
        <w:tc>
          <w:tcPr>
            <w:tcW w:w="2009" w:type="dxa"/>
          </w:tcPr>
          <w:p w14:paraId="11C652CB" w14:textId="230DCAFB" w:rsidR="00AD5DA0" w:rsidDel="00D5233B" w:rsidRDefault="00AD5DA0">
            <w:pPr>
              <w:keepNext/>
              <w:jc w:val="center"/>
              <w:rPr>
                <w:del w:id="1120" w:author="lhc1990" w:date="2016-05-19T14:06:00Z"/>
              </w:rPr>
              <w:pPrChange w:id="1121" w:author="lhc1990" w:date="2016-05-19T14:06:00Z">
                <w:pPr/>
              </w:pPrChange>
            </w:pPr>
            <w:del w:id="1122" w:author="lhc1990" w:date="2016-05-19T14:06:00Z">
              <w:r w:rsidDel="00D5233B">
                <w:rPr>
                  <w:rFonts w:hint="eastAsia"/>
                </w:rPr>
                <w:delText>削除</w:delText>
              </w:r>
            </w:del>
          </w:p>
        </w:tc>
        <w:tc>
          <w:tcPr>
            <w:tcW w:w="6177" w:type="dxa"/>
          </w:tcPr>
          <w:p w14:paraId="0062DD8A" w14:textId="5EB2EA05" w:rsidR="00AD5DA0" w:rsidDel="00D5233B" w:rsidRDefault="00AD5DA0">
            <w:pPr>
              <w:keepNext/>
              <w:jc w:val="center"/>
              <w:rPr>
                <w:del w:id="1123" w:author="lhc1990" w:date="2016-05-19T14:06:00Z"/>
              </w:rPr>
              <w:pPrChange w:id="1124" w:author="lhc1990" w:date="2016-05-19T14:06:00Z">
                <w:pPr/>
              </w:pPrChange>
            </w:pPr>
            <w:del w:id="1125" w:author="lhc1990" w:date="2016-05-19T14:06:00Z">
              <w:r w:rsidDel="00D5233B">
                <w:rPr>
                  <w:rFonts w:hint="eastAsia"/>
                </w:rPr>
                <w:delText>登録されているデータを一括削除します。</w:delText>
              </w:r>
            </w:del>
          </w:p>
        </w:tc>
      </w:tr>
      <w:tr w:rsidR="00AD5DA0" w:rsidDel="00D5233B" w14:paraId="5EB6CA45" w14:textId="57BABE79" w:rsidTr="00AD5DA0">
        <w:trPr>
          <w:jc w:val="center"/>
          <w:del w:id="1126" w:author="lhc1990" w:date="2016-05-19T14:06:00Z"/>
        </w:trPr>
        <w:tc>
          <w:tcPr>
            <w:tcW w:w="534" w:type="dxa"/>
          </w:tcPr>
          <w:p w14:paraId="154B38B0" w14:textId="3718F910" w:rsidR="00AD5DA0" w:rsidDel="00D5233B" w:rsidRDefault="00AD5DA0">
            <w:pPr>
              <w:keepNext/>
              <w:jc w:val="center"/>
              <w:rPr>
                <w:del w:id="1127" w:author="lhc1990" w:date="2016-05-19T14:06:00Z"/>
              </w:rPr>
              <w:pPrChange w:id="1128" w:author="lhc1990" w:date="2016-05-19T14:06:00Z">
                <w:pPr/>
              </w:pPrChange>
            </w:pPr>
            <w:del w:id="1129" w:author="lhc1990" w:date="2016-05-19T14:06:00Z">
              <w:r w:rsidDel="00D5233B">
                <w:rPr>
                  <w:rFonts w:hint="eastAsia"/>
                </w:rPr>
                <w:delText>5</w:delText>
              </w:r>
            </w:del>
          </w:p>
        </w:tc>
        <w:tc>
          <w:tcPr>
            <w:tcW w:w="2009" w:type="dxa"/>
          </w:tcPr>
          <w:p w14:paraId="01CA808C" w14:textId="2AB9D084" w:rsidR="00AD5DA0" w:rsidDel="00D5233B" w:rsidRDefault="00AD5DA0">
            <w:pPr>
              <w:keepNext/>
              <w:jc w:val="center"/>
              <w:rPr>
                <w:del w:id="1130" w:author="lhc1990" w:date="2016-05-19T14:06:00Z"/>
              </w:rPr>
              <w:pPrChange w:id="1131" w:author="lhc1990" w:date="2016-05-19T14:06:00Z">
                <w:pPr/>
              </w:pPrChange>
            </w:pPr>
            <w:del w:id="1132" w:author="lhc1990" w:date="2016-05-19T14:06:00Z">
              <w:r w:rsidDel="00D5233B">
                <w:rPr>
                  <w:rFonts w:hint="eastAsia"/>
                </w:rPr>
                <w:delText>テーブル作成</w:delText>
              </w:r>
            </w:del>
          </w:p>
        </w:tc>
        <w:tc>
          <w:tcPr>
            <w:tcW w:w="6177" w:type="dxa"/>
          </w:tcPr>
          <w:p w14:paraId="50B22EB6" w14:textId="36EA5B3B" w:rsidR="00AD5DA0" w:rsidDel="00D5233B" w:rsidRDefault="00AD5DA0">
            <w:pPr>
              <w:keepNext/>
              <w:jc w:val="center"/>
              <w:rPr>
                <w:del w:id="1133" w:author="lhc1990" w:date="2016-05-19T14:06:00Z"/>
              </w:rPr>
              <w:pPrChange w:id="1134" w:author="lhc1990" w:date="2016-05-19T14:06:00Z">
                <w:pPr/>
              </w:pPrChange>
            </w:pPr>
            <w:del w:id="1135" w:author="lhc1990" w:date="2016-05-19T14:06:00Z">
              <w:r w:rsidDel="00D5233B">
                <w:rPr>
                  <w:rFonts w:hint="eastAsia"/>
                </w:rPr>
                <w:delText>テーブルを作成します。</w:delText>
              </w:r>
            </w:del>
          </w:p>
        </w:tc>
      </w:tr>
      <w:tr w:rsidR="00AD5DA0" w:rsidDel="00D5233B" w14:paraId="1F4F7F68" w14:textId="7D2516BB" w:rsidTr="00AD5DA0">
        <w:trPr>
          <w:jc w:val="center"/>
          <w:del w:id="1136" w:author="lhc1990" w:date="2016-05-19T14:06:00Z"/>
        </w:trPr>
        <w:tc>
          <w:tcPr>
            <w:tcW w:w="534" w:type="dxa"/>
          </w:tcPr>
          <w:p w14:paraId="257A94DB" w14:textId="13094476" w:rsidR="00AD5DA0" w:rsidDel="00D5233B" w:rsidRDefault="00AD5DA0">
            <w:pPr>
              <w:keepNext/>
              <w:jc w:val="center"/>
              <w:rPr>
                <w:del w:id="1137" w:author="lhc1990" w:date="2016-05-19T14:06:00Z"/>
              </w:rPr>
              <w:pPrChange w:id="1138" w:author="lhc1990" w:date="2016-05-19T14:06:00Z">
                <w:pPr/>
              </w:pPrChange>
            </w:pPr>
            <w:del w:id="1139" w:author="lhc1990" w:date="2016-05-19T14:06:00Z">
              <w:r w:rsidDel="00D5233B">
                <w:rPr>
                  <w:rFonts w:hint="eastAsia"/>
                </w:rPr>
                <w:delText>6</w:delText>
              </w:r>
            </w:del>
          </w:p>
        </w:tc>
        <w:tc>
          <w:tcPr>
            <w:tcW w:w="2009" w:type="dxa"/>
          </w:tcPr>
          <w:p w14:paraId="6AAD5C97" w14:textId="7FD340FD" w:rsidR="00AD5DA0" w:rsidDel="00D5233B" w:rsidRDefault="00AD5DA0">
            <w:pPr>
              <w:keepNext/>
              <w:jc w:val="center"/>
              <w:rPr>
                <w:del w:id="1140" w:author="lhc1990" w:date="2016-05-19T14:06:00Z"/>
              </w:rPr>
              <w:pPrChange w:id="1141" w:author="lhc1990" w:date="2016-05-19T14:06:00Z">
                <w:pPr/>
              </w:pPrChange>
            </w:pPr>
            <w:del w:id="1142" w:author="lhc1990" w:date="2016-05-19T14:06:00Z">
              <w:r w:rsidDel="00D5233B">
                <w:rPr>
                  <w:rFonts w:hint="eastAsia"/>
                </w:rPr>
                <w:delText>テーブル削除</w:delText>
              </w:r>
            </w:del>
          </w:p>
        </w:tc>
        <w:tc>
          <w:tcPr>
            <w:tcW w:w="6177" w:type="dxa"/>
          </w:tcPr>
          <w:p w14:paraId="17C5EE31" w14:textId="1BB4AB87" w:rsidR="00AD5DA0" w:rsidDel="00D5233B" w:rsidRDefault="00AD5DA0">
            <w:pPr>
              <w:keepNext/>
              <w:jc w:val="center"/>
              <w:rPr>
                <w:del w:id="1143" w:author="lhc1990" w:date="2016-05-19T14:06:00Z"/>
              </w:rPr>
              <w:pPrChange w:id="1144" w:author="lhc1990" w:date="2016-05-19T14:06:00Z">
                <w:pPr/>
              </w:pPrChange>
            </w:pPr>
            <w:del w:id="1145" w:author="lhc1990" w:date="2016-05-19T14:06:00Z">
              <w:r w:rsidDel="00D5233B">
                <w:rPr>
                  <w:rFonts w:hint="eastAsia"/>
                </w:rPr>
                <w:delText>テーブルを削除します。</w:delText>
              </w:r>
            </w:del>
          </w:p>
        </w:tc>
      </w:tr>
      <w:tr w:rsidR="00AD5DA0" w:rsidDel="00D5233B" w14:paraId="7BEB626F" w14:textId="245ED218" w:rsidTr="00AD5DA0">
        <w:trPr>
          <w:jc w:val="center"/>
          <w:del w:id="1146" w:author="lhc1990" w:date="2016-05-19T14:06:00Z"/>
        </w:trPr>
        <w:tc>
          <w:tcPr>
            <w:tcW w:w="534" w:type="dxa"/>
          </w:tcPr>
          <w:p w14:paraId="47D775B3" w14:textId="1DF73BEE" w:rsidR="00AD5DA0" w:rsidDel="00D5233B" w:rsidRDefault="00AD5DA0">
            <w:pPr>
              <w:keepNext/>
              <w:jc w:val="center"/>
              <w:rPr>
                <w:del w:id="1147" w:author="lhc1990" w:date="2016-05-19T14:06:00Z"/>
              </w:rPr>
              <w:pPrChange w:id="1148" w:author="lhc1990" w:date="2016-05-19T14:06:00Z">
                <w:pPr/>
              </w:pPrChange>
            </w:pPr>
            <w:del w:id="1149" w:author="lhc1990" w:date="2016-05-19T14:06:00Z">
              <w:r w:rsidDel="00D5233B">
                <w:rPr>
                  <w:rFonts w:hint="eastAsia"/>
                </w:rPr>
                <w:delText>7</w:delText>
              </w:r>
            </w:del>
          </w:p>
        </w:tc>
        <w:tc>
          <w:tcPr>
            <w:tcW w:w="2009" w:type="dxa"/>
          </w:tcPr>
          <w:p w14:paraId="2FCB215B" w14:textId="306B9AD4" w:rsidR="00AD5DA0" w:rsidDel="00D5233B" w:rsidRDefault="00AD5DA0">
            <w:pPr>
              <w:keepNext/>
              <w:jc w:val="center"/>
              <w:rPr>
                <w:del w:id="1150" w:author="lhc1990" w:date="2016-05-19T14:06:00Z"/>
              </w:rPr>
              <w:pPrChange w:id="1151" w:author="lhc1990" w:date="2016-05-19T14:06:00Z">
                <w:pPr/>
              </w:pPrChange>
            </w:pPr>
            <w:del w:id="1152" w:author="lhc1990" w:date="2016-05-19T14:06:00Z">
              <w:r w:rsidDel="00D5233B">
                <w:rPr>
                  <w:rFonts w:hint="eastAsia"/>
                </w:rPr>
                <w:delText>DB</w:delText>
              </w:r>
              <w:r w:rsidDel="00D5233B">
                <w:rPr>
                  <w:rFonts w:hint="eastAsia"/>
                </w:rPr>
                <w:delText>オープン</w:delText>
              </w:r>
            </w:del>
          </w:p>
        </w:tc>
        <w:tc>
          <w:tcPr>
            <w:tcW w:w="6177" w:type="dxa"/>
          </w:tcPr>
          <w:p w14:paraId="1ECB64EC" w14:textId="63B4A65B" w:rsidR="00AD5DA0" w:rsidDel="00D5233B" w:rsidRDefault="00AD5DA0">
            <w:pPr>
              <w:keepNext/>
              <w:jc w:val="center"/>
              <w:rPr>
                <w:del w:id="1153" w:author="lhc1990" w:date="2016-05-19T14:06:00Z"/>
              </w:rPr>
              <w:pPrChange w:id="1154" w:author="lhc1990" w:date="2016-05-19T14:06:00Z">
                <w:pPr/>
              </w:pPrChange>
            </w:pPr>
            <w:del w:id="1155" w:author="lhc1990" w:date="2016-05-19T14:06:00Z">
              <w:r w:rsidDel="00D5233B">
                <w:rPr>
                  <w:rFonts w:hint="eastAsia"/>
                </w:rPr>
                <w:delText>DB</w:delText>
              </w:r>
              <w:r w:rsidDel="00D5233B">
                <w:rPr>
                  <w:rFonts w:hint="eastAsia"/>
                </w:rPr>
                <w:delText>をオープンします。</w:delText>
              </w:r>
            </w:del>
          </w:p>
        </w:tc>
      </w:tr>
      <w:tr w:rsidR="00AD5DA0" w:rsidDel="00D5233B" w14:paraId="4C01F305" w14:textId="45AEA49F" w:rsidTr="00AD5DA0">
        <w:trPr>
          <w:jc w:val="center"/>
          <w:del w:id="1156" w:author="lhc1990" w:date="2016-05-19T14:06:00Z"/>
        </w:trPr>
        <w:tc>
          <w:tcPr>
            <w:tcW w:w="534" w:type="dxa"/>
          </w:tcPr>
          <w:p w14:paraId="102C3F14" w14:textId="1A0F5EF7" w:rsidR="00AD5DA0" w:rsidDel="00D5233B" w:rsidRDefault="00AD5DA0">
            <w:pPr>
              <w:keepNext/>
              <w:jc w:val="center"/>
              <w:rPr>
                <w:del w:id="1157" w:author="lhc1990" w:date="2016-05-19T14:06:00Z"/>
              </w:rPr>
              <w:pPrChange w:id="1158" w:author="lhc1990" w:date="2016-05-19T14:06:00Z">
                <w:pPr/>
              </w:pPrChange>
            </w:pPr>
            <w:del w:id="1159" w:author="lhc1990" w:date="2016-05-19T14:06:00Z">
              <w:r w:rsidDel="00D5233B">
                <w:rPr>
                  <w:rFonts w:hint="eastAsia"/>
                </w:rPr>
                <w:delText>8</w:delText>
              </w:r>
            </w:del>
          </w:p>
        </w:tc>
        <w:tc>
          <w:tcPr>
            <w:tcW w:w="2009" w:type="dxa"/>
          </w:tcPr>
          <w:p w14:paraId="0C7C9465" w14:textId="1ACBCAF5" w:rsidR="00AD5DA0" w:rsidDel="00D5233B" w:rsidRDefault="00AD5DA0">
            <w:pPr>
              <w:keepNext/>
              <w:jc w:val="center"/>
              <w:rPr>
                <w:del w:id="1160" w:author="lhc1990" w:date="2016-05-19T14:06:00Z"/>
              </w:rPr>
              <w:pPrChange w:id="1161" w:author="lhc1990" w:date="2016-05-19T14:06:00Z">
                <w:pPr/>
              </w:pPrChange>
            </w:pPr>
            <w:del w:id="1162" w:author="lhc1990" w:date="2016-05-19T14:06:00Z">
              <w:r w:rsidDel="00D5233B">
                <w:rPr>
                  <w:rFonts w:hint="eastAsia"/>
                </w:rPr>
                <w:delText>DB</w:delText>
              </w:r>
              <w:r w:rsidDel="00D5233B">
                <w:rPr>
                  <w:rFonts w:hint="eastAsia"/>
                </w:rPr>
                <w:delText>クローズ</w:delText>
              </w:r>
            </w:del>
          </w:p>
        </w:tc>
        <w:tc>
          <w:tcPr>
            <w:tcW w:w="6177" w:type="dxa"/>
          </w:tcPr>
          <w:p w14:paraId="2255AE06" w14:textId="4FA69BAA" w:rsidR="00AD5DA0" w:rsidRPr="000471B5" w:rsidDel="00D5233B" w:rsidRDefault="00AD5DA0">
            <w:pPr>
              <w:keepNext/>
              <w:jc w:val="center"/>
              <w:rPr>
                <w:del w:id="1163" w:author="lhc1990" w:date="2016-05-19T14:06:00Z"/>
              </w:rPr>
              <w:pPrChange w:id="1164" w:author="lhc1990" w:date="2016-05-19T14:06:00Z">
                <w:pPr/>
              </w:pPrChange>
            </w:pPr>
            <w:del w:id="1165" w:author="lhc1990" w:date="2016-05-19T14:06:00Z">
              <w:r w:rsidDel="00D5233B">
                <w:rPr>
                  <w:rFonts w:hint="eastAsia"/>
                </w:rPr>
                <w:delText>DB</w:delText>
              </w:r>
              <w:r w:rsidDel="00D5233B">
                <w:rPr>
                  <w:rFonts w:hint="eastAsia"/>
                </w:rPr>
                <w:delText>をクローズします。</w:delText>
              </w:r>
            </w:del>
          </w:p>
        </w:tc>
      </w:tr>
      <w:tr w:rsidR="00AD5DA0" w:rsidDel="00D5233B" w14:paraId="29E89C06" w14:textId="2853C515" w:rsidTr="00AD5DA0">
        <w:trPr>
          <w:jc w:val="center"/>
          <w:del w:id="1166" w:author="lhc1990" w:date="2016-05-19T14:06:00Z"/>
        </w:trPr>
        <w:tc>
          <w:tcPr>
            <w:tcW w:w="534" w:type="dxa"/>
          </w:tcPr>
          <w:p w14:paraId="01D4F4AA" w14:textId="6891570C" w:rsidR="00AD5DA0" w:rsidDel="00D5233B" w:rsidRDefault="00AD5DA0">
            <w:pPr>
              <w:keepNext/>
              <w:jc w:val="center"/>
              <w:rPr>
                <w:del w:id="1167" w:author="lhc1990" w:date="2016-05-19T14:06:00Z"/>
              </w:rPr>
              <w:pPrChange w:id="1168" w:author="lhc1990" w:date="2016-05-19T14:06:00Z">
                <w:pPr/>
              </w:pPrChange>
            </w:pPr>
            <w:del w:id="1169" w:author="lhc1990" w:date="2016-05-19T14:06:00Z">
              <w:r w:rsidDel="00D5233B">
                <w:rPr>
                  <w:rFonts w:hint="eastAsia"/>
                </w:rPr>
                <w:delText>9</w:delText>
              </w:r>
            </w:del>
          </w:p>
        </w:tc>
        <w:tc>
          <w:tcPr>
            <w:tcW w:w="2009" w:type="dxa"/>
          </w:tcPr>
          <w:p w14:paraId="61BADC2C" w14:textId="1F37E720" w:rsidR="00AD5DA0" w:rsidDel="00D5233B" w:rsidRDefault="00AD5DA0">
            <w:pPr>
              <w:keepNext/>
              <w:jc w:val="center"/>
              <w:rPr>
                <w:del w:id="1170" w:author="lhc1990" w:date="2016-05-19T14:06:00Z"/>
              </w:rPr>
              <w:pPrChange w:id="1171" w:author="lhc1990" w:date="2016-05-19T14:06:00Z">
                <w:pPr/>
              </w:pPrChange>
            </w:pPr>
            <w:del w:id="1172" w:author="lhc1990" w:date="2016-05-19T14:06:00Z">
              <w:r w:rsidDel="00D5233B">
                <w:rPr>
                  <w:rFonts w:hint="eastAsia"/>
                </w:rPr>
                <w:delText>DB</w:delText>
              </w:r>
              <w:r w:rsidDel="00D5233B">
                <w:rPr>
                  <w:rFonts w:hint="eastAsia"/>
                </w:rPr>
                <w:delText>ファイル削除</w:delText>
              </w:r>
            </w:del>
          </w:p>
        </w:tc>
        <w:tc>
          <w:tcPr>
            <w:tcW w:w="6177" w:type="dxa"/>
          </w:tcPr>
          <w:p w14:paraId="589D6997" w14:textId="2D9AD7C1" w:rsidR="00AD5DA0" w:rsidDel="00D5233B" w:rsidRDefault="00AD5DA0">
            <w:pPr>
              <w:keepNext/>
              <w:jc w:val="center"/>
              <w:rPr>
                <w:del w:id="1173" w:author="lhc1990" w:date="2016-05-19T14:06:00Z"/>
              </w:rPr>
              <w:pPrChange w:id="1174" w:author="lhc1990" w:date="2016-05-19T14:06:00Z">
                <w:pPr/>
              </w:pPrChange>
            </w:pPr>
            <w:del w:id="1175" w:author="lhc1990" w:date="2016-05-19T14:06:00Z">
              <w:r w:rsidDel="00D5233B">
                <w:rPr>
                  <w:rFonts w:hint="eastAsia"/>
                </w:rPr>
                <w:delText>データベースファイルを削除します。</w:delText>
              </w:r>
            </w:del>
          </w:p>
        </w:tc>
      </w:tr>
      <w:tr w:rsidR="00AD5DA0" w:rsidDel="00D5233B" w14:paraId="606A963F" w14:textId="3A23B36E" w:rsidTr="00AD5DA0">
        <w:trPr>
          <w:jc w:val="center"/>
          <w:del w:id="1176" w:author="lhc1990" w:date="2016-05-19T14:06:00Z"/>
        </w:trPr>
        <w:tc>
          <w:tcPr>
            <w:tcW w:w="534" w:type="dxa"/>
          </w:tcPr>
          <w:p w14:paraId="5BB667AC" w14:textId="487E7120" w:rsidR="00AD5DA0" w:rsidDel="00D5233B" w:rsidRDefault="00AD5DA0">
            <w:pPr>
              <w:keepNext/>
              <w:jc w:val="center"/>
              <w:rPr>
                <w:del w:id="1177" w:author="lhc1990" w:date="2016-05-19T14:06:00Z"/>
              </w:rPr>
              <w:pPrChange w:id="1178" w:author="lhc1990" w:date="2016-05-19T14:06:00Z">
                <w:pPr/>
              </w:pPrChange>
            </w:pPr>
            <w:del w:id="1179" w:author="lhc1990" w:date="2016-05-19T14:06:00Z">
              <w:r w:rsidDel="00D5233B">
                <w:rPr>
                  <w:rFonts w:hint="eastAsia"/>
                </w:rPr>
                <w:delText>10</w:delText>
              </w:r>
            </w:del>
          </w:p>
        </w:tc>
        <w:tc>
          <w:tcPr>
            <w:tcW w:w="2009" w:type="dxa"/>
          </w:tcPr>
          <w:p w14:paraId="7FB414FC" w14:textId="23182CA3" w:rsidR="00AD5DA0" w:rsidDel="00D5233B" w:rsidRDefault="00AD5DA0">
            <w:pPr>
              <w:keepNext/>
              <w:jc w:val="center"/>
              <w:rPr>
                <w:del w:id="1180" w:author="lhc1990" w:date="2016-05-19T14:06:00Z"/>
              </w:rPr>
              <w:pPrChange w:id="1181" w:author="lhc1990" w:date="2016-05-19T14:06:00Z">
                <w:pPr/>
              </w:pPrChange>
            </w:pPr>
            <w:del w:id="1182" w:author="lhc1990" w:date="2016-05-19T14:06:00Z">
              <w:r w:rsidDel="00D5233B">
                <w:rPr>
                  <w:rFonts w:hint="eastAsia"/>
                </w:rPr>
                <w:delText>画面遷移</w:delText>
              </w:r>
            </w:del>
          </w:p>
        </w:tc>
        <w:tc>
          <w:tcPr>
            <w:tcW w:w="6177" w:type="dxa"/>
          </w:tcPr>
          <w:p w14:paraId="3A961024" w14:textId="3767069E" w:rsidR="00195D3B" w:rsidDel="00D5233B" w:rsidRDefault="00AD5DA0">
            <w:pPr>
              <w:keepNext/>
              <w:jc w:val="center"/>
              <w:rPr>
                <w:del w:id="1183" w:author="lhc1990" w:date="2016-05-19T14:06:00Z"/>
              </w:rPr>
              <w:pPrChange w:id="1184" w:author="lhc1990" w:date="2016-05-19T14:06:00Z">
                <w:pPr/>
              </w:pPrChange>
            </w:pPr>
            <w:del w:id="1185" w:author="lhc1990" w:date="2016-05-19T14:06:00Z">
              <w:r w:rsidDel="00D5233B">
                <w:rPr>
                  <w:rFonts w:hint="eastAsia"/>
                </w:rPr>
                <w:delText>別の画面を遷移します。</w:delText>
              </w:r>
            </w:del>
          </w:p>
          <w:p w14:paraId="29F61404" w14:textId="7AE4E49F" w:rsidR="00AD5DA0" w:rsidDel="00D5233B" w:rsidRDefault="00AD5DA0">
            <w:pPr>
              <w:keepNext/>
              <w:jc w:val="center"/>
              <w:rPr>
                <w:del w:id="1186" w:author="lhc1990" w:date="2016-05-19T14:06:00Z"/>
              </w:rPr>
              <w:pPrChange w:id="1187" w:author="lhc1990" w:date="2016-05-19T14:06:00Z">
                <w:pPr/>
              </w:pPrChange>
            </w:pPr>
            <w:del w:id="1188" w:author="lhc1990" w:date="2016-05-19T14:06:00Z">
              <w:r w:rsidRPr="005716A0" w:rsidDel="00D5233B">
                <w:delText>IntegrationTestApp1_1</w:delText>
              </w:r>
              <w:r w:rsidDel="00D5233B">
                <w:rPr>
                  <w:rFonts w:hint="eastAsia"/>
                </w:rPr>
                <w:delText>には当ボタンはありません。</w:delText>
              </w:r>
              <w:r w:rsidR="00195D3B" w:rsidDel="00D5233B">
                <w:rPr>
                  <w:rFonts w:hint="eastAsia"/>
                </w:rPr>
                <w:delText>後述の</w:delText>
              </w:r>
              <w:r w:rsidRPr="00195D3B" w:rsidDel="00D5233B">
                <w:delText>IntegrationTestApp1_2</w:delText>
              </w:r>
              <w:r w:rsidRPr="00195D3B" w:rsidDel="00D5233B">
                <w:rPr>
                  <w:rFonts w:hint="eastAsia"/>
                </w:rPr>
                <w:delText>、</w:delText>
              </w:r>
              <w:r w:rsidRPr="00195D3B" w:rsidDel="00D5233B">
                <w:delText>IntegrationTestApp1_</w:delText>
              </w:r>
              <w:r w:rsidRPr="00195D3B" w:rsidDel="00D5233B">
                <w:rPr>
                  <w:rFonts w:hint="eastAsia"/>
                </w:rPr>
                <w:delText>5</w:delText>
              </w:r>
              <w:r w:rsidRPr="00195D3B" w:rsidDel="00D5233B">
                <w:rPr>
                  <w:rFonts w:hint="eastAsia"/>
                </w:rPr>
                <w:delText>にあります。</w:delText>
              </w:r>
            </w:del>
          </w:p>
        </w:tc>
      </w:tr>
      <w:tr w:rsidR="00AD5DA0" w:rsidDel="00D5233B" w14:paraId="669377D8" w14:textId="046D8D6F" w:rsidTr="00AD5DA0">
        <w:trPr>
          <w:jc w:val="center"/>
          <w:del w:id="1189" w:author="lhc1990" w:date="2016-05-19T14:06:00Z"/>
        </w:trPr>
        <w:tc>
          <w:tcPr>
            <w:tcW w:w="534" w:type="dxa"/>
          </w:tcPr>
          <w:p w14:paraId="7412E2F3" w14:textId="5B331214" w:rsidR="00AD5DA0" w:rsidDel="00D5233B" w:rsidRDefault="00AD5DA0">
            <w:pPr>
              <w:keepNext/>
              <w:jc w:val="center"/>
              <w:rPr>
                <w:del w:id="1190" w:author="lhc1990" w:date="2016-05-19T14:06:00Z"/>
              </w:rPr>
              <w:pPrChange w:id="1191" w:author="lhc1990" w:date="2016-05-19T14:06:00Z">
                <w:pPr/>
              </w:pPrChange>
            </w:pPr>
            <w:del w:id="1192" w:author="lhc1990" w:date="2016-05-19T14:06:00Z">
              <w:r w:rsidDel="00D5233B">
                <w:rPr>
                  <w:rFonts w:hint="eastAsia"/>
                </w:rPr>
                <w:delText>11</w:delText>
              </w:r>
            </w:del>
          </w:p>
        </w:tc>
        <w:tc>
          <w:tcPr>
            <w:tcW w:w="2009" w:type="dxa"/>
          </w:tcPr>
          <w:p w14:paraId="13996BFB" w14:textId="088587CF" w:rsidR="00AD5DA0" w:rsidDel="00D5233B" w:rsidRDefault="00AD5DA0">
            <w:pPr>
              <w:keepNext/>
              <w:jc w:val="center"/>
              <w:rPr>
                <w:del w:id="1193" w:author="lhc1990" w:date="2016-05-19T14:06:00Z"/>
              </w:rPr>
              <w:pPrChange w:id="1194" w:author="lhc1990" w:date="2016-05-19T14:06:00Z">
                <w:pPr/>
              </w:pPrChange>
            </w:pPr>
            <w:del w:id="1195" w:author="lhc1990" w:date="2016-05-19T14:06:00Z">
              <w:r w:rsidDel="00D5233B">
                <w:rPr>
                  <w:rFonts w:hint="eastAsia"/>
                </w:rPr>
                <w:delText>前画面に戻る</w:delText>
              </w:r>
            </w:del>
          </w:p>
        </w:tc>
        <w:tc>
          <w:tcPr>
            <w:tcW w:w="6177" w:type="dxa"/>
          </w:tcPr>
          <w:p w14:paraId="7FD03EA4" w14:textId="7880F6FF" w:rsidR="00195D3B" w:rsidDel="00D5233B" w:rsidRDefault="00AD5DA0">
            <w:pPr>
              <w:keepNext/>
              <w:jc w:val="center"/>
              <w:rPr>
                <w:del w:id="1196" w:author="lhc1990" w:date="2016-05-19T14:06:00Z"/>
              </w:rPr>
              <w:pPrChange w:id="1197" w:author="lhc1990" w:date="2016-05-19T14:06:00Z">
                <w:pPr/>
              </w:pPrChange>
            </w:pPr>
            <w:del w:id="1198" w:author="lhc1990" w:date="2016-05-19T14:06:00Z">
              <w:r w:rsidDel="00D5233B">
                <w:rPr>
                  <w:rFonts w:hint="eastAsia"/>
                </w:rPr>
                <w:delText>前の画面に遷移します。</w:delText>
              </w:r>
            </w:del>
          </w:p>
          <w:p w14:paraId="73001E33" w14:textId="2B3DFF08" w:rsidR="00AD5DA0" w:rsidDel="00D5233B" w:rsidRDefault="00AD5DA0">
            <w:pPr>
              <w:keepNext/>
              <w:jc w:val="center"/>
              <w:rPr>
                <w:del w:id="1199" w:author="lhc1990" w:date="2016-05-19T14:06:00Z"/>
              </w:rPr>
              <w:pPrChange w:id="1200" w:author="lhc1990" w:date="2016-05-19T14:06:00Z">
                <w:pPr/>
              </w:pPrChange>
            </w:pPr>
            <w:del w:id="1201" w:author="lhc1990" w:date="2016-05-19T14:06:00Z">
              <w:r w:rsidRPr="005716A0" w:rsidDel="00D5233B">
                <w:delText>IntegrationTestApp1_1</w:delText>
              </w:r>
              <w:r w:rsidDel="00D5233B">
                <w:rPr>
                  <w:rFonts w:hint="eastAsia"/>
                </w:rPr>
                <w:delText>には当ボタンはありません。</w:delText>
              </w:r>
              <w:r w:rsidR="00195D3B" w:rsidDel="00D5233B">
                <w:rPr>
                  <w:rFonts w:hint="eastAsia"/>
                </w:rPr>
                <w:delText>後述の</w:delText>
              </w:r>
              <w:r w:rsidRPr="007D582A" w:rsidDel="00D5233B">
                <w:delText>IntegrationTestApp1_2</w:delText>
              </w:r>
              <w:r w:rsidDel="00D5233B">
                <w:rPr>
                  <w:rFonts w:hint="eastAsia"/>
                </w:rPr>
                <w:delText>、</w:delText>
              </w:r>
              <w:r w:rsidRPr="007D582A" w:rsidDel="00D5233B">
                <w:delText>Integrati</w:delText>
              </w:r>
              <w:r w:rsidDel="00D5233B">
                <w:delText>onTestApp1_</w:delText>
              </w:r>
              <w:r w:rsidDel="00D5233B">
                <w:rPr>
                  <w:rFonts w:hint="eastAsia"/>
                </w:rPr>
                <w:delText>5</w:delText>
              </w:r>
              <w:r w:rsidDel="00D5233B">
                <w:rPr>
                  <w:rFonts w:hint="eastAsia"/>
                </w:rPr>
                <w:delText>にあります。</w:delText>
              </w:r>
            </w:del>
          </w:p>
        </w:tc>
      </w:tr>
    </w:tbl>
    <w:p w14:paraId="42699A45" w14:textId="79D77F49" w:rsidR="002A2484" w:rsidDel="00D5233B" w:rsidRDefault="002A2484">
      <w:pPr>
        <w:keepNext/>
        <w:jc w:val="center"/>
        <w:rPr>
          <w:del w:id="1202" w:author="lhc1990" w:date="2016-05-19T14:06:00Z"/>
        </w:rPr>
        <w:pPrChange w:id="1203" w:author="lhc1990" w:date="2016-05-19T14:06:00Z">
          <w:pPr/>
        </w:pPrChange>
      </w:pPr>
    </w:p>
    <w:p w14:paraId="257AB531" w14:textId="71726FA1" w:rsidR="009012A5" w:rsidDel="00D5233B" w:rsidRDefault="009012A5">
      <w:pPr>
        <w:keepNext/>
        <w:ind w:firstLineChars="50" w:firstLine="105"/>
        <w:jc w:val="center"/>
        <w:rPr>
          <w:del w:id="1204" w:author="lhc1990" w:date="2016-05-19T14:06:00Z"/>
        </w:rPr>
        <w:pPrChange w:id="1205" w:author="lhc1990" w:date="2016-05-19T14:06:00Z">
          <w:pPr>
            <w:ind w:firstLineChars="50" w:firstLine="105"/>
          </w:pPr>
        </w:pPrChange>
      </w:pPr>
      <w:del w:id="1206" w:author="lhc1990" w:date="2016-05-19T14:06:00Z">
        <w:r w:rsidDel="00D5233B">
          <w:rPr>
            <w:rFonts w:hint="eastAsia"/>
          </w:rPr>
          <w:delText>以下、</w:delText>
        </w:r>
        <w:r w:rsidR="00F8050C" w:rsidRPr="005716A0" w:rsidDel="00D5233B">
          <w:delText>IntegrationTestApp1_1</w:delText>
        </w:r>
        <w:r w:rsidR="00BD7816" w:rsidDel="00D5233B">
          <w:rPr>
            <w:rFonts w:hint="eastAsia"/>
          </w:rPr>
          <w:delText>の</w:delText>
        </w:r>
        <w:r w:rsidDel="00D5233B">
          <w:rPr>
            <w:rFonts w:hint="eastAsia"/>
          </w:rPr>
          <w:delText>正常な動作例を記載します</w:delText>
        </w:r>
        <w:r w:rsidR="0035077F" w:rsidDel="00D5233B">
          <w:rPr>
            <w:rFonts w:hint="eastAsia"/>
          </w:rPr>
          <w:delText>（</w:delText>
        </w:r>
        <w:r w:rsidR="0035077F" w:rsidDel="00D5233B">
          <w:fldChar w:fldCharType="begin"/>
        </w:r>
        <w:r w:rsidR="0035077F" w:rsidDel="00D5233B">
          <w:delInstrText xml:space="preserve"> </w:delInstrText>
        </w:r>
        <w:r w:rsidR="0035077F" w:rsidDel="00D5233B">
          <w:rPr>
            <w:rFonts w:hint="eastAsia"/>
          </w:rPr>
          <w:delInstrText>REF _Ref416790841 \h</w:delInstrText>
        </w:r>
        <w:r w:rsidR="0035077F" w:rsidDel="00D5233B">
          <w:delInstrText xml:space="preserve"> </w:delInstrText>
        </w:r>
        <w:r w:rsidR="0035077F"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7</w:delText>
        </w:r>
        <w:r w:rsidR="0035077F" w:rsidDel="00D5233B">
          <w:fldChar w:fldCharType="end"/>
        </w:r>
        <w:r w:rsidR="0035077F" w:rsidDel="00D5233B">
          <w:rPr>
            <w:rFonts w:hint="eastAsia"/>
          </w:rPr>
          <w:delText>参照）</w:delText>
        </w:r>
        <w:r w:rsidDel="00D5233B">
          <w:rPr>
            <w:rFonts w:hint="eastAsia"/>
          </w:rPr>
          <w:delText>。</w:delText>
        </w:r>
      </w:del>
    </w:p>
    <w:p w14:paraId="1858BC4D" w14:textId="01BFEEF5" w:rsidR="009012A5" w:rsidDel="00D5233B" w:rsidRDefault="0035077F">
      <w:pPr>
        <w:keepNext/>
        <w:ind w:firstLineChars="50" w:firstLine="105"/>
        <w:jc w:val="center"/>
        <w:rPr>
          <w:del w:id="1207" w:author="lhc1990" w:date="2016-05-19T14:06:00Z"/>
        </w:rPr>
        <w:pPrChange w:id="1208" w:author="lhc1990" w:date="2016-05-19T14:06:00Z">
          <w:pPr>
            <w:ind w:firstLineChars="50" w:firstLine="105"/>
          </w:pPr>
        </w:pPrChange>
      </w:pPr>
      <w:del w:id="1209" w:author="lhc1990" w:date="2016-05-19T14:06:00Z">
        <w:r w:rsidDel="00D5233B">
          <w:fldChar w:fldCharType="begin"/>
        </w:r>
        <w:r w:rsidDel="00D5233B">
          <w:delInstrText xml:space="preserve"> </w:delInstrText>
        </w:r>
        <w:r w:rsidDel="00D5233B">
          <w:rPr>
            <w:rFonts w:hint="eastAsia"/>
          </w:rPr>
          <w:delInstrText>REF _Ref416790841 \h</w:delInstrText>
        </w:r>
        <w:r w:rsidDel="00D5233B">
          <w:delInstrText xml:space="preserve"> </w:delInstrText>
        </w:r>
        <w:r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7</w:delText>
        </w:r>
        <w:r w:rsidDel="00D5233B">
          <w:fldChar w:fldCharType="end"/>
        </w:r>
        <w:r w:rsidR="005B3CB4" w:rsidDel="00D5233B">
          <w:rPr>
            <w:rFonts w:hint="eastAsia"/>
          </w:rPr>
          <w:delText>の</w:delText>
        </w:r>
        <w:r w:rsidDel="00D5233B">
          <w:rPr>
            <w:rFonts w:hint="eastAsia"/>
          </w:rPr>
          <w:delText>左から</w:delText>
        </w:r>
        <w:r w:rsidDel="00D5233B">
          <w:rPr>
            <w:rFonts w:hint="eastAsia"/>
          </w:rPr>
          <w:delText>1</w:delText>
        </w:r>
        <w:r w:rsidR="00BD7816" w:rsidDel="00D5233B">
          <w:rPr>
            <w:rFonts w:hint="eastAsia"/>
          </w:rPr>
          <w:delText>番</w:delText>
        </w:r>
        <w:r w:rsidDel="00D5233B">
          <w:rPr>
            <w:rFonts w:hint="eastAsia"/>
          </w:rPr>
          <w:delText>目の図は、アプリケーションを起動し「</w:delText>
        </w:r>
        <w:r w:rsidDel="00D5233B">
          <w:rPr>
            <w:rFonts w:hint="eastAsia"/>
          </w:rPr>
          <w:delText>DB</w:delText>
        </w:r>
        <w:r w:rsidDel="00D5233B">
          <w:rPr>
            <w:rFonts w:hint="eastAsia"/>
          </w:rPr>
          <w:delText>オープン」→「テーブル作成」→「一覧表示」をタップしたものです。さらに「登録」→「一覧表示」を</w:delText>
        </w:r>
        <w:r w:rsidR="00BD7816" w:rsidDel="00D5233B">
          <w:rPr>
            <w:rFonts w:hint="eastAsia"/>
          </w:rPr>
          <w:delText>タップ</w:delText>
        </w:r>
        <w:r w:rsidDel="00D5233B">
          <w:rPr>
            <w:rFonts w:hint="eastAsia"/>
          </w:rPr>
          <w:delText>したものが、左から</w:delText>
        </w:r>
        <w:r w:rsidDel="00D5233B">
          <w:rPr>
            <w:rFonts w:hint="eastAsia"/>
          </w:rPr>
          <w:delText>2</w:delText>
        </w:r>
        <w:r w:rsidR="00BD7816" w:rsidDel="00D5233B">
          <w:rPr>
            <w:rFonts w:hint="eastAsia"/>
          </w:rPr>
          <w:delText>番</w:delText>
        </w:r>
        <w:r w:rsidDel="00D5233B">
          <w:rPr>
            <w:rFonts w:hint="eastAsia"/>
          </w:rPr>
          <w:delText>目の図です。</w:delText>
        </w:r>
        <w:r w:rsidR="00BD7816" w:rsidDel="00D5233B">
          <w:rPr>
            <w:rFonts w:hint="eastAsia"/>
          </w:rPr>
          <w:delText>さらに「更新」→「一覧表示」をタップしたものが左から</w:delText>
        </w:r>
        <w:r w:rsidR="00BD7816" w:rsidDel="00D5233B">
          <w:rPr>
            <w:rFonts w:hint="eastAsia"/>
          </w:rPr>
          <w:delText>3</w:delText>
        </w:r>
        <w:r w:rsidR="00BD7816" w:rsidDel="00D5233B">
          <w:rPr>
            <w:rFonts w:hint="eastAsia"/>
          </w:rPr>
          <w:delText>番目の図です。さらに「削除」→「一覧表示」をタップしたものが</w:delText>
        </w:r>
        <w:r w:rsidR="00D84BEC" w:rsidDel="00D5233B">
          <w:rPr>
            <w:rFonts w:hint="eastAsia"/>
          </w:rPr>
          <w:delText>左から</w:delText>
        </w:r>
        <w:r w:rsidR="00D84BEC" w:rsidDel="00D5233B">
          <w:rPr>
            <w:rFonts w:hint="eastAsia"/>
          </w:rPr>
          <w:delText>4</w:delText>
        </w:r>
        <w:r w:rsidR="00D84BEC" w:rsidDel="00D5233B">
          <w:rPr>
            <w:rFonts w:hint="eastAsia"/>
          </w:rPr>
          <w:delText>番目の図です。</w:delText>
        </w:r>
      </w:del>
    </w:p>
    <w:p w14:paraId="0BE731ED" w14:textId="3B3ECC53" w:rsidR="0035077F" w:rsidDel="00D5233B" w:rsidRDefault="0035077F">
      <w:pPr>
        <w:keepNext/>
        <w:jc w:val="center"/>
        <w:rPr>
          <w:del w:id="1210" w:author="lhc1990" w:date="2016-05-19T14:06:00Z"/>
        </w:rPr>
        <w:pPrChange w:id="1211" w:author="lhc1990" w:date="2016-05-19T14:06:00Z">
          <w:pPr/>
        </w:pPrChange>
      </w:pPr>
    </w:p>
    <w:p w14:paraId="3AAD278F" w14:textId="48B56EDD" w:rsidR="009012A5" w:rsidDel="00D5233B" w:rsidRDefault="009012A5">
      <w:pPr>
        <w:keepNext/>
        <w:jc w:val="center"/>
        <w:rPr>
          <w:del w:id="1212" w:author="lhc1990" w:date="2016-05-19T14:06:00Z"/>
        </w:rPr>
      </w:pPr>
      <w:del w:id="1213" w:author="lhc1990" w:date="2016-05-19T14:06:00Z">
        <w:r w:rsidDel="00D5233B">
          <w:rPr>
            <w:noProof/>
          </w:rPr>
          <w:drawing>
            <wp:inline distT="0" distB="0" distL="0" distR="0" wp14:anchorId="153A43A6" wp14:editId="617FC575">
              <wp:extent cx="5361709" cy="1286835"/>
              <wp:effectExtent l="0" t="0" r="0" b="889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5825" cy="1287823"/>
                      </a:xfrm>
                      <a:prstGeom prst="rect">
                        <a:avLst/>
                      </a:prstGeom>
                    </pic:spPr>
                  </pic:pic>
                </a:graphicData>
              </a:graphic>
            </wp:inline>
          </w:drawing>
        </w:r>
      </w:del>
    </w:p>
    <w:p w14:paraId="1D5A7E18" w14:textId="41FF5870" w:rsidR="009012A5" w:rsidDel="00D5233B" w:rsidRDefault="009012A5">
      <w:pPr>
        <w:pStyle w:val="Caption"/>
        <w:keepNext/>
        <w:jc w:val="center"/>
        <w:rPr>
          <w:del w:id="1214" w:author="lhc1990" w:date="2016-05-19T14:06:00Z"/>
        </w:rPr>
        <w:pPrChange w:id="1215" w:author="lhc1990" w:date="2016-05-19T14:06:00Z">
          <w:pPr>
            <w:pStyle w:val="Caption"/>
            <w:jc w:val="center"/>
          </w:pPr>
        </w:pPrChange>
      </w:pPr>
      <w:bookmarkStart w:id="1216" w:name="_Ref416790841"/>
      <w:del w:id="1217"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3</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7</w:delText>
        </w:r>
        <w:r w:rsidR="00184145" w:rsidDel="00D5233B">
          <w:rPr>
            <w:b w:val="0"/>
            <w:bCs w:val="0"/>
          </w:rPr>
          <w:fldChar w:fldCharType="end"/>
        </w:r>
        <w:bookmarkEnd w:id="1216"/>
        <w:r w:rsidDel="00D5233B">
          <w:rPr>
            <w:rFonts w:hint="eastAsia"/>
          </w:rPr>
          <w:delText xml:space="preserve"> </w:delText>
        </w:r>
        <w:r w:rsidDel="00D5233B">
          <w:rPr>
            <w:rFonts w:hint="eastAsia"/>
          </w:rPr>
          <w:delText>アプリケーションの利用例</w:delText>
        </w:r>
        <w:r w:rsidR="00A4182D" w:rsidDel="00D5233B">
          <w:rPr>
            <w:rFonts w:hint="eastAsia"/>
          </w:rPr>
          <w:delText>（その１）</w:delText>
        </w:r>
      </w:del>
    </w:p>
    <w:p w14:paraId="1D587523" w14:textId="7BF087CB" w:rsidR="009012A5" w:rsidDel="00D5233B" w:rsidRDefault="009012A5">
      <w:pPr>
        <w:keepNext/>
        <w:jc w:val="center"/>
        <w:rPr>
          <w:del w:id="1218" w:author="lhc1990" w:date="2016-05-19T14:06:00Z"/>
        </w:rPr>
        <w:pPrChange w:id="1219" w:author="lhc1990" w:date="2016-05-19T14:06:00Z">
          <w:pPr/>
        </w:pPrChange>
      </w:pPr>
    </w:p>
    <w:p w14:paraId="68AC5A7A" w14:textId="059F9AA0" w:rsidR="00A4182D" w:rsidDel="00D5233B" w:rsidRDefault="00706020">
      <w:pPr>
        <w:keepNext/>
        <w:ind w:firstLineChars="50" w:firstLine="105"/>
        <w:jc w:val="center"/>
        <w:rPr>
          <w:del w:id="1220" w:author="lhc1990" w:date="2016-05-19T14:06:00Z"/>
        </w:rPr>
        <w:pPrChange w:id="1221" w:author="lhc1990" w:date="2016-05-19T14:06:00Z">
          <w:pPr>
            <w:ind w:firstLineChars="50" w:firstLine="105"/>
          </w:pPr>
        </w:pPrChange>
      </w:pPr>
      <w:del w:id="1222" w:author="lhc1990" w:date="2016-05-19T14:06:00Z">
        <w:r w:rsidDel="00D5233B">
          <w:rPr>
            <w:rFonts w:hint="eastAsia"/>
          </w:rPr>
          <w:delText>別</w:delText>
        </w:r>
        <w:r w:rsidR="00916CDA" w:rsidDel="00D5233B">
          <w:rPr>
            <w:rFonts w:hint="eastAsia"/>
          </w:rPr>
          <w:delText>の正常な動作例</w:delText>
        </w:r>
        <w:r w:rsidR="00D03797" w:rsidDel="00D5233B">
          <w:rPr>
            <w:rFonts w:hint="eastAsia"/>
          </w:rPr>
          <w:delText>を記載します</w:delText>
        </w:r>
        <w:r w:rsidR="00916CDA" w:rsidDel="00D5233B">
          <w:rPr>
            <w:rFonts w:hint="eastAsia"/>
          </w:rPr>
          <w:delText>。</w:delText>
        </w:r>
        <w:r w:rsidR="00A4182D" w:rsidDel="00D5233B">
          <w:rPr>
            <w:rFonts w:hint="eastAsia"/>
          </w:rPr>
          <w:delText>データが登録されていない状態から「登録」→「更新」→「登録」→「一覧表示」の順にボタンをタップした場合、</w:delText>
        </w:r>
        <w:r w:rsidR="00A4182D" w:rsidDel="00D5233B">
          <w:fldChar w:fldCharType="begin"/>
        </w:r>
        <w:r w:rsidR="00A4182D" w:rsidDel="00D5233B">
          <w:delInstrText xml:space="preserve"> </w:delInstrText>
        </w:r>
        <w:r w:rsidR="00A4182D" w:rsidDel="00D5233B">
          <w:rPr>
            <w:rFonts w:hint="eastAsia"/>
          </w:rPr>
          <w:delInstrText>REF _Ref417294081 \h</w:delInstrText>
        </w:r>
        <w:r w:rsidR="00A4182D" w:rsidDel="00D5233B">
          <w:delInstrText xml:space="preserve"> </w:delInstrText>
        </w:r>
        <w:r w:rsidR="00A4182D"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8</w:delText>
        </w:r>
        <w:r w:rsidR="00A4182D" w:rsidDel="00D5233B">
          <w:fldChar w:fldCharType="end"/>
        </w:r>
        <w:r w:rsidR="00A4182D" w:rsidDel="00D5233B">
          <w:rPr>
            <w:rFonts w:hint="eastAsia"/>
          </w:rPr>
          <w:delText>のようになります。</w:delText>
        </w:r>
      </w:del>
    </w:p>
    <w:p w14:paraId="2E57B190" w14:textId="56FBA79E" w:rsidR="00A4182D" w:rsidDel="00D5233B" w:rsidRDefault="00A4182D">
      <w:pPr>
        <w:keepNext/>
        <w:jc w:val="center"/>
        <w:rPr>
          <w:del w:id="1223" w:author="lhc1990" w:date="2016-05-19T14:06:00Z"/>
        </w:rPr>
        <w:pPrChange w:id="1224" w:author="lhc1990" w:date="2016-05-19T14:06:00Z">
          <w:pPr/>
        </w:pPrChange>
      </w:pPr>
    </w:p>
    <w:p w14:paraId="28A62C98" w14:textId="138DD118" w:rsidR="00A4182D" w:rsidDel="00D5233B" w:rsidRDefault="00A4182D">
      <w:pPr>
        <w:keepNext/>
        <w:jc w:val="center"/>
        <w:rPr>
          <w:del w:id="1225" w:author="lhc1990" w:date="2016-05-19T14:06:00Z"/>
        </w:rPr>
      </w:pPr>
      <w:del w:id="1226" w:author="lhc1990" w:date="2016-05-19T14:06:00Z">
        <w:r w:rsidDel="00D5233B">
          <w:rPr>
            <w:noProof/>
          </w:rPr>
          <w:drawing>
            <wp:inline distT="0" distB="0" distL="0" distR="0" wp14:anchorId="33EEFDD1" wp14:editId="0A81EBDB">
              <wp:extent cx="2673175" cy="2466052"/>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_update_regist.jpg"/>
                      <pic:cNvPicPr/>
                    </pic:nvPicPr>
                    <pic:blipFill>
                      <a:blip r:embed="rId27">
                        <a:extLst>
                          <a:ext uri="{28A0092B-C50C-407E-A947-70E740481C1C}">
                            <a14:useLocalDpi xmlns:a14="http://schemas.microsoft.com/office/drawing/2010/main" val="0"/>
                          </a:ext>
                        </a:extLst>
                      </a:blip>
                      <a:stretch>
                        <a:fillRect/>
                      </a:stretch>
                    </pic:blipFill>
                    <pic:spPr>
                      <a:xfrm>
                        <a:off x="0" y="0"/>
                        <a:ext cx="2673175" cy="2466052"/>
                      </a:xfrm>
                      <a:prstGeom prst="rect">
                        <a:avLst/>
                      </a:prstGeom>
                    </pic:spPr>
                  </pic:pic>
                </a:graphicData>
              </a:graphic>
            </wp:inline>
          </w:drawing>
        </w:r>
      </w:del>
    </w:p>
    <w:p w14:paraId="3764057D" w14:textId="2ADE582B" w:rsidR="00A4182D" w:rsidDel="00D5233B" w:rsidRDefault="00A4182D">
      <w:pPr>
        <w:pStyle w:val="Caption"/>
        <w:keepNext/>
        <w:jc w:val="center"/>
        <w:rPr>
          <w:del w:id="1227" w:author="lhc1990" w:date="2016-05-19T14:06:00Z"/>
        </w:rPr>
        <w:pPrChange w:id="1228" w:author="lhc1990" w:date="2016-05-19T14:06:00Z">
          <w:pPr>
            <w:pStyle w:val="Caption"/>
            <w:jc w:val="center"/>
          </w:pPr>
        </w:pPrChange>
      </w:pPr>
      <w:bookmarkStart w:id="1229" w:name="_Ref417294081"/>
      <w:del w:id="1230"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3</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8</w:delText>
        </w:r>
        <w:r w:rsidR="00184145" w:rsidDel="00D5233B">
          <w:rPr>
            <w:b w:val="0"/>
            <w:bCs w:val="0"/>
          </w:rPr>
          <w:fldChar w:fldCharType="end"/>
        </w:r>
        <w:bookmarkEnd w:id="1229"/>
        <w:r w:rsidDel="00D5233B">
          <w:rPr>
            <w:rFonts w:hint="eastAsia"/>
          </w:rPr>
          <w:delText xml:space="preserve"> </w:delText>
        </w:r>
        <w:r w:rsidDel="00D5233B">
          <w:rPr>
            <w:rFonts w:hint="eastAsia"/>
          </w:rPr>
          <w:delText>アプリケーションの利用例（その２）</w:delText>
        </w:r>
      </w:del>
    </w:p>
    <w:p w14:paraId="7543A4D2" w14:textId="2EE94615" w:rsidR="00A4182D" w:rsidDel="00D5233B" w:rsidRDefault="00A4182D">
      <w:pPr>
        <w:keepNext/>
        <w:jc w:val="center"/>
        <w:rPr>
          <w:del w:id="1231" w:author="lhc1990" w:date="2016-05-19T14:06:00Z"/>
        </w:rPr>
        <w:pPrChange w:id="1232" w:author="lhc1990" w:date="2016-05-19T14:06:00Z">
          <w:pPr/>
        </w:pPrChange>
      </w:pPr>
    </w:p>
    <w:p w14:paraId="067986F5" w14:textId="68A64DF2" w:rsidR="007E286D" w:rsidDel="00D5233B" w:rsidRDefault="007E286D">
      <w:pPr>
        <w:keepNext/>
        <w:ind w:firstLineChars="50" w:firstLine="105"/>
        <w:jc w:val="center"/>
        <w:rPr>
          <w:del w:id="1233" w:author="lhc1990" w:date="2016-05-19T14:06:00Z"/>
        </w:rPr>
        <w:pPrChange w:id="1234" w:author="lhc1990" w:date="2016-05-19T14:06:00Z">
          <w:pPr>
            <w:ind w:firstLineChars="50" w:firstLine="105"/>
          </w:pPr>
        </w:pPrChange>
      </w:pPr>
      <w:del w:id="1235" w:author="lhc1990" w:date="2016-05-19T14:06:00Z">
        <w:r w:rsidDel="00D5233B">
          <w:rPr>
            <w:rFonts w:hint="eastAsia"/>
          </w:rPr>
          <w:delText>なお、テーブルを作成していない状態や、</w:delText>
        </w:r>
        <w:r w:rsidDel="00D5233B">
          <w:rPr>
            <w:rFonts w:hint="eastAsia"/>
          </w:rPr>
          <w:delText>DB</w:delText>
        </w:r>
        <w:r w:rsidDel="00D5233B">
          <w:rPr>
            <w:rFonts w:hint="eastAsia"/>
          </w:rPr>
          <w:delText>オープンしていない状態で、「一覧表示」や「登録」「更新」「削除」を行うと、エラーが発生し、アプリケーションが停止します。</w:delText>
        </w:r>
      </w:del>
    </w:p>
    <w:p w14:paraId="69F42618" w14:textId="4F0936F9" w:rsidR="009012A5" w:rsidDel="00D5233B" w:rsidRDefault="009012A5">
      <w:pPr>
        <w:keepNext/>
        <w:jc w:val="center"/>
        <w:rPr>
          <w:del w:id="1236" w:author="lhc1990" w:date="2016-05-19T14:06:00Z"/>
        </w:rPr>
        <w:pPrChange w:id="1237" w:author="lhc1990" w:date="2016-05-19T14:06:00Z">
          <w:pPr/>
        </w:pPrChange>
      </w:pPr>
    </w:p>
    <w:p w14:paraId="68502C1F" w14:textId="1308C466" w:rsidR="00FA3FCD" w:rsidDel="00D5233B" w:rsidRDefault="00267BFE">
      <w:pPr>
        <w:pStyle w:val="ListParagraph"/>
        <w:keepNext/>
        <w:numPr>
          <w:ilvl w:val="0"/>
          <w:numId w:val="30"/>
        </w:numPr>
        <w:ind w:leftChars="0"/>
        <w:jc w:val="center"/>
        <w:rPr>
          <w:del w:id="1238" w:author="lhc1990" w:date="2016-05-19T14:06:00Z"/>
        </w:rPr>
        <w:pPrChange w:id="1239" w:author="lhc1990" w:date="2016-05-19T14:06:00Z">
          <w:pPr>
            <w:pStyle w:val="ListParagraph"/>
            <w:numPr>
              <w:numId w:val="30"/>
            </w:numPr>
            <w:ind w:leftChars="0" w:left="420" w:hanging="420"/>
          </w:pPr>
        </w:pPrChange>
      </w:pPr>
      <w:del w:id="1240" w:author="lhc1990" w:date="2016-05-19T14:06:00Z">
        <w:r w:rsidDel="00D5233B">
          <w:rPr>
            <w:rFonts w:hint="eastAsia"/>
          </w:rPr>
          <w:delText>試験の手順</w:delText>
        </w:r>
      </w:del>
    </w:p>
    <w:p w14:paraId="7D54F03A" w14:textId="6A4D7D57" w:rsidR="00E82EC8" w:rsidDel="00D5233B" w:rsidRDefault="00267BFE">
      <w:pPr>
        <w:pStyle w:val="ListParagraph"/>
        <w:keepNext/>
        <w:ind w:leftChars="0" w:left="420" w:firstLineChars="50" w:firstLine="105"/>
        <w:jc w:val="center"/>
        <w:rPr>
          <w:del w:id="1241" w:author="lhc1990" w:date="2016-05-19T14:06:00Z"/>
        </w:rPr>
        <w:pPrChange w:id="1242" w:author="lhc1990" w:date="2016-05-19T14:06:00Z">
          <w:pPr>
            <w:pStyle w:val="ListParagraph"/>
            <w:ind w:leftChars="0" w:left="420" w:firstLineChars="50" w:firstLine="105"/>
          </w:pPr>
        </w:pPrChange>
      </w:pPr>
      <w:del w:id="1243" w:author="lhc1990" w:date="2016-05-19T14:06:00Z">
        <w:r w:rsidDel="00D5233B">
          <w:rPr>
            <w:rFonts w:hint="eastAsia"/>
          </w:rPr>
          <w:delText>試験を実施する前に、</w:delText>
        </w:r>
        <w:r w:rsidRPr="005716A0" w:rsidDel="00D5233B">
          <w:delText>IntegrationTestApp1_1</w:delText>
        </w:r>
        <w:r w:rsidDel="00D5233B">
          <w:rPr>
            <w:rFonts w:hint="eastAsia"/>
          </w:rPr>
          <w:delText>が端末にインストールされていないことを確認して</w:delText>
        </w:r>
        <w:r w:rsidR="00E726CE" w:rsidDel="00D5233B">
          <w:rPr>
            <w:rFonts w:hint="eastAsia"/>
          </w:rPr>
          <w:delText>下さい</w:delText>
        </w:r>
        <w:r w:rsidDel="00D5233B">
          <w:rPr>
            <w:rFonts w:hint="eastAsia"/>
          </w:rPr>
          <w:delText>。</w:delText>
        </w:r>
      </w:del>
    </w:p>
    <w:p w14:paraId="56D48963" w14:textId="4C63CAEA" w:rsidR="00267BFE" w:rsidDel="00D5233B" w:rsidRDefault="00BE323C">
      <w:pPr>
        <w:pStyle w:val="ListParagraph"/>
        <w:keepNext/>
        <w:ind w:leftChars="0" w:left="420" w:firstLineChars="50" w:firstLine="105"/>
        <w:jc w:val="center"/>
        <w:rPr>
          <w:del w:id="1244" w:author="lhc1990" w:date="2016-05-19T14:06:00Z"/>
        </w:rPr>
        <w:pPrChange w:id="1245" w:author="lhc1990" w:date="2016-05-19T14:06:00Z">
          <w:pPr>
            <w:pStyle w:val="ListParagraph"/>
            <w:ind w:leftChars="0" w:left="420" w:firstLineChars="50" w:firstLine="105"/>
          </w:pPr>
        </w:pPrChange>
      </w:pPr>
      <w:del w:id="1246" w:author="lhc1990" w:date="2016-05-19T14:06:00Z">
        <w:r w:rsidRPr="005716A0" w:rsidDel="00D5233B">
          <w:delText>IntegrationTestApp1_1</w:delText>
        </w:r>
        <w:r w:rsidDel="00D5233B">
          <w:rPr>
            <w:rFonts w:hint="eastAsia"/>
          </w:rPr>
          <w:delText>を新たに端末にインストールして起動し、</w:delText>
        </w:r>
        <w:r w:rsidR="00267BFE" w:rsidDel="00D5233B">
          <w:rPr>
            <w:rFonts w:hint="eastAsia"/>
          </w:rPr>
          <w:delText>試験仕様書の</w:delText>
        </w:r>
        <w:r w:rsidDel="00D5233B">
          <w:rPr>
            <w:rFonts w:hint="eastAsia"/>
          </w:rPr>
          <w:delText>各試験項目の</w:delText>
        </w:r>
        <w:r w:rsidR="00267BFE" w:rsidDel="00D5233B">
          <w:rPr>
            <w:rFonts w:hint="eastAsia"/>
          </w:rPr>
          <w:delText>操作を</w:delText>
        </w:r>
        <w:r w:rsidDel="00D5233B">
          <w:rPr>
            <w:rFonts w:hint="eastAsia"/>
          </w:rPr>
          <w:delText>順番に</w:delText>
        </w:r>
        <w:r w:rsidR="00267BFE" w:rsidDel="00D5233B">
          <w:rPr>
            <w:rFonts w:hint="eastAsia"/>
          </w:rPr>
          <w:delText>実施して</w:delText>
        </w:r>
        <w:r w:rsidR="00E726CE" w:rsidDel="00D5233B">
          <w:rPr>
            <w:rFonts w:hint="eastAsia"/>
          </w:rPr>
          <w:delText>下さい</w:delText>
        </w:r>
        <w:r w:rsidR="00267BFE" w:rsidDel="00D5233B">
          <w:rPr>
            <w:rFonts w:hint="eastAsia"/>
          </w:rPr>
          <w:delText>。</w:delText>
        </w:r>
        <w:r w:rsidR="00E82EC8" w:rsidDel="00D5233B">
          <w:rPr>
            <w:rFonts w:hint="eastAsia"/>
          </w:rPr>
          <w:delText>難しくないため説明を省きます。</w:delText>
        </w:r>
      </w:del>
    </w:p>
    <w:p w14:paraId="29B33001" w14:textId="2B6C4641" w:rsidR="00F07924" w:rsidDel="00D5233B" w:rsidRDefault="00F07924">
      <w:pPr>
        <w:keepNext/>
        <w:jc w:val="center"/>
        <w:rPr>
          <w:del w:id="1247" w:author="lhc1990" w:date="2016-05-19T14:06:00Z"/>
        </w:rPr>
        <w:pPrChange w:id="1248" w:author="lhc1990" w:date="2016-05-19T14:06:00Z">
          <w:pPr/>
        </w:pPrChange>
      </w:pPr>
    </w:p>
    <w:p w14:paraId="1AC3710C" w14:textId="73CFFDE2" w:rsidR="00267BFE" w:rsidDel="00D5233B" w:rsidRDefault="00267BFE">
      <w:pPr>
        <w:keepNext/>
        <w:jc w:val="center"/>
        <w:rPr>
          <w:del w:id="1249" w:author="lhc1990" w:date="2016-05-19T14:06:00Z"/>
        </w:rPr>
        <w:pPrChange w:id="1250" w:author="lhc1990" w:date="2016-05-19T14:06:00Z">
          <w:pPr/>
        </w:pPrChange>
      </w:pPr>
    </w:p>
    <w:p w14:paraId="66B9800B" w14:textId="3F033242" w:rsidR="00732806" w:rsidDel="00D5233B" w:rsidRDefault="00732806">
      <w:pPr>
        <w:pStyle w:val="Heading3"/>
        <w:numPr>
          <w:ilvl w:val="2"/>
          <w:numId w:val="7"/>
        </w:numPr>
        <w:ind w:leftChars="0"/>
        <w:jc w:val="center"/>
        <w:rPr>
          <w:del w:id="1251" w:author="lhc1990" w:date="2016-05-19T14:06:00Z"/>
        </w:rPr>
        <w:pPrChange w:id="1252" w:author="lhc1990" w:date="2016-05-19T14:06:00Z">
          <w:pPr>
            <w:pStyle w:val="Heading3"/>
            <w:numPr>
              <w:ilvl w:val="2"/>
              <w:numId w:val="7"/>
            </w:numPr>
            <w:ind w:leftChars="0" w:left="709" w:hanging="709"/>
          </w:pPr>
        </w:pPrChange>
      </w:pPr>
      <w:del w:id="1253" w:author="lhc1990" w:date="2016-05-19T14:06:00Z">
        <w:r w:rsidDel="00D5233B">
          <w:rPr>
            <w:rFonts w:hint="eastAsia"/>
          </w:rPr>
          <w:delText>試験番号</w:delText>
        </w:r>
        <w:r w:rsidDel="00D5233B">
          <w:rPr>
            <w:rFonts w:hint="eastAsia"/>
          </w:rPr>
          <w:delText>1.2.X</w:delText>
        </w:r>
      </w:del>
    </w:p>
    <w:p w14:paraId="1CC54359" w14:textId="7F20E984" w:rsidR="00267BFE" w:rsidDel="00D5233B" w:rsidRDefault="00267BFE">
      <w:pPr>
        <w:pStyle w:val="ListParagraph"/>
        <w:keepNext/>
        <w:numPr>
          <w:ilvl w:val="0"/>
          <w:numId w:val="30"/>
        </w:numPr>
        <w:ind w:leftChars="0"/>
        <w:jc w:val="center"/>
        <w:rPr>
          <w:del w:id="1254" w:author="lhc1990" w:date="2016-05-19T14:06:00Z"/>
        </w:rPr>
        <w:pPrChange w:id="1255" w:author="lhc1990" w:date="2016-05-19T14:06:00Z">
          <w:pPr>
            <w:pStyle w:val="ListParagraph"/>
            <w:numPr>
              <w:numId w:val="30"/>
            </w:numPr>
            <w:ind w:leftChars="0" w:left="420" w:hanging="420"/>
          </w:pPr>
        </w:pPrChange>
      </w:pPr>
      <w:del w:id="1256" w:author="lhc1990" w:date="2016-05-19T14:06:00Z">
        <w:r w:rsidDel="00D5233B">
          <w:rPr>
            <w:rFonts w:hint="eastAsia"/>
          </w:rPr>
          <w:delText>試験の内容</w:delText>
        </w:r>
      </w:del>
    </w:p>
    <w:p w14:paraId="1ACBC4CD" w14:textId="56B3AE8C" w:rsidR="005E71E1" w:rsidDel="00D5233B" w:rsidRDefault="005716A0">
      <w:pPr>
        <w:pStyle w:val="ListParagraph"/>
        <w:keepNext/>
        <w:ind w:leftChars="0" w:left="420" w:firstLineChars="50" w:firstLine="105"/>
        <w:jc w:val="center"/>
        <w:rPr>
          <w:del w:id="1257" w:author="lhc1990" w:date="2016-05-19T14:06:00Z"/>
        </w:rPr>
        <w:pPrChange w:id="1258" w:author="lhc1990" w:date="2016-05-19T14:06:00Z">
          <w:pPr>
            <w:pStyle w:val="ListParagraph"/>
            <w:ind w:leftChars="0" w:left="420" w:firstLineChars="50" w:firstLine="105"/>
          </w:pPr>
        </w:pPrChange>
      </w:pPr>
      <w:del w:id="1259" w:author="lhc1990" w:date="2016-05-19T14:06:00Z">
        <w:r w:rsidDel="00D5233B">
          <w:rPr>
            <w:rFonts w:hint="eastAsia"/>
          </w:rPr>
          <w:delText>画面遷移</w:delText>
        </w:r>
        <w:r w:rsidR="00AE0E39" w:rsidDel="00D5233B">
          <w:rPr>
            <w:rFonts w:hint="eastAsia"/>
          </w:rPr>
          <w:delText>がある</w:delText>
        </w:r>
        <w:r w:rsidR="00AE0E39" w:rsidDel="00D5233B">
          <w:rPr>
            <w:rFonts w:hint="eastAsia"/>
          </w:rPr>
          <w:delText>Android</w:delText>
        </w:r>
        <w:r w:rsidR="00AE0E39" w:rsidDel="00D5233B">
          <w:rPr>
            <w:rFonts w:hint="eastAsia"/>
          </w:rPr>
          <w:delText>アプリケーションから</w:delText>
        </w:r>
        <w:r w:rsidR="00AE0E39" w:rsidDel="00D5233B">
          <w:rPr>
            <w:rFonts w:hint="eastAsia"/>
          </w:rPr>
          <w:delText>CrypgetSQL</w:delText>
        </w:r>
        <w:r w:rsidR="00AE0E39" w:rsidDel="00D5233B">
          <w:rPr>
            <w:rFonts w:hint="eastAsia"/>
          </w:rPr>
          <w:delText>を利用できるかを確認します。</w:delText>
        </w:r>
      </w:del>
    </w:p>
    <w:p w14:paraId="54F9912C" w14:textId="0A2DF2C9" w:rsidR="00267BFE" w:rsidDel="00D5233B" w:rsidRDefault="00267BFE">
      <w:pPr>
        <w:pStyle w:val="ListParagraph"/>
        <w:keepNext/>
        <w:numPr>
          <w:ilvl w:val="0"/>
          <w:numId w:val="30"/>
        </w:numPr>
        <w:ind w:leftChars="0"/>
        <w:jc w:val="center"/>
        <w:rPr>
          <w:del w:id="1260" w:author="lhc1990" w:date="2016-05-19T14:06:00Z"/>
        </w:rPr>
        <w:pPrChange w:id="1261" w:author="lhc1990" w:date="2016-05-19T14:06:00Z">
          <w:pPr>
            <w:pStyle w:val="ListParagraph"/>
            <w:numPr>
              <w:numId w:val="30"/>
            </w:numPr>
            <w:ind w:leftChars="0" w:left="420" w:hanging="420"/>
          </w:pPr>
        </w:pPrChange>
      </w:pPr>
      <w:del w:id="1262" w:author="lhc1990" w:date="2016-05-19T14:06:00Z">
        <w:r w:rsidDel="00D5233B">
          <w:rPr>
            <w:rFonts w:hint="eastAsia"/>
          </w:rPr>
          <w:delText>試験アプリ</w:delText>
        </w:r>
      </w:del>
    </w:p>
    <w:p w14:paraId="251824C3" w14:textId="45D6901C" w:rsidR="00E82EC8" w:rsidDel="00D5233B" w:rsidRDefault="007D582A">
      <w:pPr>
        <w:pStyle w:val="ListParagraph"/>
        <w:keepNext/>
        <w:ind w:leftChars="0" w:left="420" w:firstLineChars="50" w:firstLine="105"/>
        <w:jc w:val="center"/>
        <w:rPr>
          <w:del w:id="1263" w:author="lhc1990" w:date="2016-05-19T14:06:00Z"/>
        </w:rPr>
        <w:pPrChange w:id="1264" w:author="lhc1990" w:date="2016-05-19T14:06:00Z">
          <w:pPr>
            <w:pStyle w:val="ListParagraph"/>
            <w:ind w:leftChars="0" w:left="420" w:firstLineChars="50" w:firstLine="105"/>
          </w:pPr>
        </w:pPrChange>
      </w:pPr>
      <w:del w:id="1265" w:author="lhc1990" w:date="2016-05-19T14:06:00Z">
        <w:r w:rsidRPr="007D582A" w:rsidDel="00D5233B">
          <w:delText>IntegrationTestApp1_2</w:delText>
        </w:r>
        <w:r w:rsidDel="00D5233B">
          <w:rPr>
            <w:rFonts w:hint="eastAsia"/>
          </w:rPr>
          <w:delText>を</w:delText>
        </w:r>
        <w:r w:rsidR="00267BFE" w:rsidDel="00D5233B">
          <w:rPr>
            <w:rFonts w:hint="eastAsia"/>
          </w:rPr>
          <w:delText>利用します。</w:delText>
        </w:r>
        <w:r w:rsidR="00267BFE" w:rsidRPr="005716A0" w:rsidDel="00D5233B">
          <w:delText>IntegrationTestApp1_1</w:delText>
        </w:r>
        <w:r w:rsidR="00267BFE" w:rsidDel="00D5233B">
          <w:rPr>
            <w:rFonts w:hint="eastAsia"/>
          </w:rPr>
          <w:delText>（</w:delText>
        </w:r>
        <w:r w:rsidR="00267BFE" w:rsidDel="00D5233B">
          <w:fldChar w:fldCharType="begin"/>
        </w:r>
        <w:r w:rsidR="00267BFE" w:rsidDel="00D5233B">
          <w:delInstrText xml:space="preserve"> </w:delInstrText>
        </w:r>
        <w:r w:rsidR="00267BFE" w:rsidDel="00D5233B">
          <w:rPr>
            <w:rFonts w:hint="eastAsia"/>
          </w:rPr>
          <w:delInstrText>REF _Ref416097636 \h</w:delInstrText>
        </w:r>
        <w:r w:rsidR="00267BFE" w:rsidDel="00D5233B">
          <w:delInstrText xml:space="preserve"> </w:delInstrText>
        </w:r>
        <w:r w:rsidR="00267BFE"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6</w:delText>
        </w:r>
        <w:r w:rsidR="00267BFE" w:rsidDel="00D5233B">
          <w:fldChar w:fldCharType="end"/>
        </w:r>
        <w:r w:rsidR="00267BFE" w:rsidDel="00D5233B">
          <w:rPr>
            <w:rFonts w:hint="eastAsia"/>
          </w:rPr>
          <w:delText>、</w:delText>
        </w:r>
        <w:r w:rsidR="00267BFE" w:rsidDel="00D5233B">
          <w:fldChar w:fldCharType="begin"/>
        </w:r>
        <w:r w:rsidR="00267BFE" w:rsidDel="00D5233B">
          <w:delInstrText xml:space="preserve"> </w:delInstrText>
        </w:r>
        <w:r w:rsidR="00267BFE" w:rsidDel="00D5233B">
          <w:rPr>
            <w:rFonts w:hint="eastAsia"/>
          </w:rPr>
          <w:delInstrText>REF _Ref416099560 \h</w:delInstrText>
        </w:r>
        <w:r w:rsidR="00267BFE" w:rsidDel="00D5233B">
          <w:delInstrText xml:space="preserve"> </w:delInstrText>
        </w:r>
        <w:r w:rsidR="00267BFE"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11</w:delText>
        </w:r>
        <w:r w:rsidR="00267BFE" w:rsidDel="00D5233B">
          <w:fldChar w:fldCharType="end"/>
        </w:r>
        <w:r w:rsidR="00267BFE" w:rsidDel="00D5233B">
          <w:rPr>
            <w:rFonts w:hint="eastAsia"/>
          </w:rPr>
          <w:delText>）と概ね同じです。</w:delText>
        </w:r>
      </w:del>
    </w:p>
    <w:p w14:paraId="7553BA4E" w14:textId="273220BA" w:rsidR="00267BFE" w:rsidDel="00D5233B" w:rsidRDefault="00267BFE">
      <w:pPr>
        <w:pStyle w:val="ListParagraph"/>
        <w:keepNext/>
        <w:numPr>
          <w:ilvl w:val="0"/>
          <w:numId w:val="30"/>
        </w:numPr>
        <w:ind w:leftChars="0"/>
        <w:jc w:val="center"/>
        <w:rPr>
          <w:del w:id="1266" w:author="lhc1990" w:date="2016-05-19T14:06:00Z"/>
        </w:rPr>
        <w:pPrChange w:id="1267" w:author="lhc1990" w:date="2016-05-19T14:06:00Z">
          <w:pPr>
            <w:pStyle w:val="ListParagraph"/>
            <w:numPr>
              <w:numId w:val="30"/>
            </w:numPr>
            <w:ind w:leftChars="0" w:left="420" w:hanging="420"/>
          </w:pPr>
        </w:pPrChange>
      </w:pPr>
      <w:del w:id="1268" w:author="lhc1990" w:date="2016-05-19T14:06:00Z">
        <w:r w:rsidDel="00D5233B">
          <w:rPr>
            <w:rFonts w:hint="eastAsia"/>
          </w:rPr>
          <w:delText>試験の手順</w:delText>
        </w:r>
      </w:del>
    </w:p>
    <w:p w14:paraId="145D8DBA" w14:textId="5C34793E" w:rsidR="00BE323C" w:rsidDel="00D5233B" w:rsidRDefault="00BE323C">
      <w:pPr>
        <w:pStyle w:val="ListParagraph"/>
        <w:keepNext/>
        <w:ind w:leftChars="0" w:left="420" w:firstLineChars="50" w:firstLine="105"/>
        <w:jc w:val="center"/>
        <w:rPr>
          <w:del w:id="1269" w:author="lhc1990" w:date="2016-05-19T14:06:00Z"/>
        </w:rPr>
        <w:pPrChange w:id="1270" w:author="lhc1990" w:date="2016-05-19T14:06:00Z">
          <w:pPr>
            <w:pStyle w:val="ListParagraph"/>
            <w:ind w:leftChars="0" w:left="420" w:firstLineChars="50" w:firstLine="105"/>
          </w:pPr>
        </w:pPrChange>
      </w:pPr>
      <w:del w:id="1271" w:author="lhc1990" w:date="2016-05-19T14:06:00Z">
        <w:r w:rsidDel="00D5233B">
          <w:rPr>
            <w:rFonts w:hint="eastAsia"/>
          </w:rPr>
          <w:delText>試験を実施する前に、</w:delText>
        </w:r>
        <w:r w:rsidRPr="005716A0" w:rsidDel="00D5233B">
          <w:delText>IntegrationTestApp1_</w:delText>
        </w:r>
        <w:r w:rsidDel="00D5233B">
          <w:rPr>
            <w:rFonts w:hint="eastAsia"/>
          </w:rPr>
          <w:delText>2</w:delText>
        </w:r>
        <w:r w:rsidDel="00D5233B">
          <w:rPr>
            <w:rFonts w:hint="eastAsia"/>
          </w:rPr>
          <w:delText>が端末にインストールされていないことを確認して</w:delText>
        </w:r>
        <w:r w:rsidR="00E726CE" w:rsidDel="00D5233B">
          <w:rPr>
            <w:rFonts w:hint="eastAsia"/>
          </w:rPr>
          <w:delText>下さい</w:delText>
        </w:r>
        <w:r w:rsidDel="00D5233B">
          <w:rPr>
            <w:rFonts w:hint="eastAsia"/>
          </w:rPr>
          <w:delText>。</w:delText>
        </w:r>
      </w:del>
    </w:p>
    <w:p w14:paraId="6412C3BA" w14:textId="6970D66F" w:rsidR="00BE323C" w:rsidDel="00D5233B" w:rsidRDefault="00BE323C">
      <w:pPr>
        <w:pStyle w:val="ListParagraph"/>
        <w:keepNext/>
        <w:ind w:leftChars="0" w:left="420" w:firstLineChars="50" w:firstLine="105"/>
        <w:jc w:val="center"/>
        <w:rPr>
          <w:del w:id="1272" w:author="lhc1990" w:date="2016-05-19T14:06:00Z"/>
        </w:rPr>
        <w:pPrChange w:id="1273" w:author="lhc1990" w:date="2016-05-19T14:06:00Z">
          <w:pPr>
            <w:pStyle w:val="ListParagraph"/>
            <w:ind w:leftChars="0" w:left="420" w:firstLineChars="50" w:firstLine="105"/>
          </w:pPr>
        </w:pPrChange>
      </w:pPr>
      <w:del w:id="1274" w:author="lhc1990" w:date="2016-05-19T14:06:00Z">
        <w:r w:rsidRPr="005716A0" w:rsidDel="00D5233B">
          <w:delText>IntegrationTestApp1_</w:delText>
        </w:r>
        <w:r w:rsidDel="00D5233B">
          <w:rPr>
            <w:rFonts w:hint="eastAsia"/>
          </w:rPr>
          <w:delText>2</w:delText>
        </w:r>
        <w:r w:rsidDel="00D5233B">
          <w:rPr>
            <w:rFonts w:hint="eastAsia"/>
          </w:rPr>
          <w:delText>を新たに端末にインストールして起動し、試験仕様書の各試験項目の操作を順番に実施して</w:delText>
        </w:r>
        <w:r w:rsidR="00E726CE" w:rsidDel="00D5233B">
          <w:rPr>
            <w:rFonts w:hint="eastAsia"/>
          </w:rPr>
          <w:delText>下さい</w:delText>
        </w:r>
        <w:r w:rsidDel="00D5233B">
          <w:rPr>
            <w:rFonts w:hint="eastAsia"/>
          </w:rPr>
          <w:delText>。難しくないため説明を省きます。</w:delText>
        </w:r>
      </w:del>
    </w:p>
    <w:p w14:paraId="1C201260" w14:textId="28DF4986" w:rsidR="00672016" w:rsidDel="00D5233B" w:rsidRDefault="00672016">
      <w:pPr>
        <w:keepNext/>
        <w:jc w:val="center"/>
        <w:rPr>
          <w:del w:id="1275" w:author="lhc1990" w:date="2016-05-19T14:06:00Z"/>
        </w:rPr>
        <w:pPrChange w:id="1276" w:author="lhc1990" w:date="2016-05-19T14:06:00Z">
          <w:pPr/>
        </w:pPrChange>
      </w:pPr>
    </w:p>
    <w:p w14:paraId="4813A091" w14:textId="1914746C" w:rsidR="00EB7828" w:rsidDel="00D5233B" w:rsidRDefault="00EB7828">
      <w:pPr>
        <w:keepNext/>
        <w:jc w:val="center"/>
        <w:rPr>
          <w:del w:id="1277" w:author="lhc1990" w:date="2016-05-19T14:06:00Z"/>
        </w:rPr>
        <w:pPrChange w:id="1278" w:author="lhc1990" w:date="2016-05-19T14:06:00Z">
          <w:pPr/>
        </w:pPrChange>
      </w:pPr>
    </w:p>
    <w:p w14:paraId="3403AB26" w14:textId="680627A1" w:rsidR="00732806" w:rsidDel="00D5233B" w:rsidRDefault="00901E93">
      <w:pPr>
        <w:pStyle w:val="Heading3"/>
        <w:numPr>
          <w:ilvl w:val="2"/>
          <w:numId w:val="7"/>
        </w:numPr>
        <w:ind w:leftChars="0"/>
        <w:jc w:val="center"/>
        <w:rPr>
          <w:del w:id="1279" w:author="lhc1990" w:date="2016-05-19T14:06:00Z"/>
        </w:rPr>
        <w:pPrChange w:id="1280" w:author="lhc1990" w:date="2016-05-19T14:06:00Z">
          <w:pPr>
            <w:pStyle w:val="Heading3"/>
            <w:numPr>
              <w:ilvl w:val="2"/>
              <w:numId w:val="7"/>
            </w:numPr>
            <w:ind w:leftChars="0" w:left="709" w:hanging="709"/>
          </w:pPr>
        </w:pPrChange>
      </w:pPr>
      <w:bookmarkStart w:id="1281" w:name="_Ref416965582"/>
      <w:del w:id="1282" w:author="lhc1990" w:date="2016-05-19T14:06:00Z">
        <w:r w:rsidDel="00D5233B">
          <w:rPr>
            <w:rFonts w:hint="eastAsia"/>
          </w:rPr>
          <w:delText>試験番号</w:delText>
        </w:r>
        <w:r w:rsidDel="00D5233B">
          <w:rPr>
            <w:rFonts w:hint="eastAsia"/>
          </w:rPr>
          <w:delText>1.3.X</w:delText>
        </w:r>
        <w:bookmarkEnd w:id="1281"/>
      </w:del>
    </w:p>
    <w:p w14:paraId="658C5179" w14:textId="77766152" w:rsidR="00535CAE" w:rsidDel="00D5233B" w:rsidRDefault="00535CAE">
      <w:pPr>
        <w:pStyle w:val="ListParagraph"/>
        <w:keepNext/>
        <w:numPr>
          <w:ilvl w:val="0"/>
          <w:numId w:val="30"/>
        </w:numPr>
        <w:ind w:leftChars="0"/>
        <w:jc w:val="center"/>
        <w:rPr>
          <w:del w:id="1283" w:author="lhc1990" w:date="2016-05-19T14:06:00Z"/>
        </w:rPr>
        <w:pPrChange w:id="1284" w:author="lhc1990" w:date="2016-05-19T14:06:00Z">
          <w:pPr>
            <w:pStyle w:val="ListParagraph"/>
            <w:numPr>
              <w:numId w:val="30"/>
            </w:numPr>
            <w:ind w:leftChars="0" w:left="420" w:hanging="420"/>
          </w:pPr>
        </w:pPrChange>
      </w:pPr>
      <w:del w:id="1285" w:author="lhc1990" w:date="2016-05-19T14:06:00Z">
        <w:r w:rsidDel="00D5233B">
          <w:rPr>
            <w:rFonts w:hint="eastAsia"/>
          </w:rPr>
          <w:delText>試験の内容</w:delText>
        </w:r>
      </w:del>
    </w:p>
    <w:p w14:paraId="53506D21" w14:textId="23DC0A35" w:rsidR="00535CAE" w:rsidDel="00D5233B" w:rsidRDefault="002016F2">
      <w:pPr>
        <w:pStyle w:val="ListParagraph"/>
        <w:keepNext/>
        <w:ind w:leftChars="0" w:left="420" w:firstLineChars="50" w:firstLine="105"/>
        <w:jc w:val="center"/>
        <w:rPr>
          <w:del w:id="1286" w:author="lhc1990" w:date="2016-05-19T14:06:00Z"/>
        </w:rPr>
        <w:pPrChange w:id="1287" w:author="lhc1990" w:date="2016-05-19T14:06:00Z">
          <w:pPr>
            <w:pStyle w:val="ListParagraph"/>
            <w:ind w:leftChars="0" w:left="420" w:firstLineChars="50" w:firstLine="105"/>
          </w:pPr>
        </w:pPrChange>
      </w:pPr>
      <w:del w:id="1288" w:author="lhc1990" w:date="2016-05-19T14:06:00Z">
        <w:r w:rsidDel="00D5233B">
          <w:rPr>
            <w:rFonts w:hint="eastAsia"/>
          </w:rPr>
          <w:delText>画面遷移を行わない</w:delText>
        </w:r>
        <w:r w:rsidDel="00D5233B">
          <w:rPr>
            <w:rFonts w:hint="eastAsia"/>
          </w:rPr>
          <w:delText>Android</w:delText>
        </w:r>
        <w:r w:rsidDel="00D5233B">
          <w:rPr>
            <w:rFonts w:hint="eastAsia"/>
          </w:rPr>
          <w:delText>アプリケーションから</w:delText>
        </w:r>
        <w:r w:rsidR="00BA7ACE" w:rsidDel="00D5233B">
          <w:rPr>
            <w:rFonts w:hint="eastAsia"/>
          </w:rPr>
          <w:delText>CrypgetSQL</w:delText>
        </w:r>
        <w:r w:rsidR="00BA7ACE" w:rsidDel="00D5233B">
          <w:rPr>
            <w:rFonts w:hint="eastAsia"/>
          </w:rPr>
          <w:delText>を利用できるかを確認します。</w:delText>
        </w:r>
      </w:del>
    </w:p>
    <w:p w14:paraId="58C3C621" w14:textId="18508A1E" w:rsidR="00535CAE" w:rsidDel="00D5233B" w:rsidRDefault="00535CAE">
      <w:pPr>
        <w:pStyle w:val="ListParagraph"/>
        <w:keepNext/>
        <w:numPr>
          <w:ilvl w:val="0"/>
          <w:numId w:val="30"/>
        </w:numPr>
        <w:ind w:leftChars="0"/>
        <w:jc w:val="center"/>
        <w:rPr>
          <w:del w:id="1289" w:author="lhc1990" w:date="2016-05-19T14:06:00Z"/>
        </w:rPr>
        <w:pPrChange w:id="1290" w:author="lhc1990" w:date="2016-05-19T14:06:00Z">
          <w:pPr>
            <w:pStyle w:val="ListParagraph"/>
            <w:numPr>
              <w:numId w:val="30"/>
            </w:numPr>
            <w:ind w:leftChars="0" w:left="420" w:hanging="420"/>
          </w:pPr>
        </w:pPrChange>
      </w:pPr>
      <w:del w:id="1291" w:author="lhc1990" w:date="2016-05-19T14:06:00Z">
        <w:r w:rsidDel="00D5233B">
          <w:rPr>
            <w:rFonts w:hint="eastAsia"/>
          </w:rPr>
          <w:delText>試験アプリ</w:delText>
        </w:r>
      </w:del>
    </w:p>
    <w:p w14:paraId="08B296D0" w14:textId="0666481C" w:rsidR="00535CAE" w:rsidDel="00D5233B" w:rsidRDefault="00AD5DA0">
      <w:pPr>
        <w:pStyle w:val="ListParagraph"/>
        <w:keepNext/>
        <w:ind w:leftChars="0" w:left="420"/>
        <w:jc w:val="center"/>
        <w:rPr>
          <w:del w:id="1292" w:author="lhc1990" w:date="2016-05-19T14:06:00Z"/>
        </w:rPr>
        <w:pPrChange w:id="1293" w:author="lhc1990" w:date="2016-05-19T14:06:00Z">
          <w:pPr>
            <w:pStyle w:val="ListParagraph"/>
            <w:ind w:leftChars="0" w:left="420"/>
          </w:pPr>
        </w:pPrChange>
      </w:pPr>
      <w:del w:id="1294" w:author="lhc1990" w:date="2016-05-19T14:06:00Z">
        <w:r w:rsidRPr="005716A0" w:rsidDel="00D5233B">
          <w:delText>IntegrationTestApp1_1</w:delText>
        </w:r>
        <w:r w:rsidR="00535CAE" w:rsidDel="00D5233B">
          <w:rPr>
            <w:rFonts w:hint="eastAsia"/>
          </w:rPr>
          <w:delText>を利用します。</w:delText>
        </w:r>
      </w:del>
    </w:p>
    <w:p w14:paraId="73FBF70A" w14:textId="3142278F" w:rsidR="00535CAE" w:rsidDel="00D5233B" w:rsidRDefault="00535CAE">
      <w:pPr>
        <w:pStyle w:val="ListParagraph"/>
        <w:keepNext/>
        <w:numPr>
          <w:ilvl w:val="0"/>
          <w:numId w:val="30"/>
        </w:numPr>
        <w:ind w:leftChars="0"/>
        <w:jc w:val="center"/>
        <w:rPr>
          <w:del w:id="1295" w:author="lhc1990" w:date="2016-05-19T14:06:00Z"/>
        </w:rPr>
        <w:pPrChange w:id="1296" w:author="lhc1990" w:date="2016-05-19T14:06:00Z">
          <w:pPr>
            <w:pStyle w:val="ListParagraph"/>
            <w:numPr>
              <w:numId w:val="30"/>
            </w:numPr>
            <w:ind w:leftChars="0" w:left="420" w:hanging="420"/>
          </w:pPr>
        </w:pPrChange>
      </w:pPr>
      <w:del w:id="1297" w:author="lhc1990" w:date="2016-05-19T14:06:00Z">
        <w:r w:rsidDel="00D5233B">
          <w:rPr>
            <w:rFonts w:hint="eastAsia"/>
          </w:rPr>
          <w:delText>試験の手順</w:delText>
        </w:r>
      </w:del>
    </w:p>
    <w:p w14:paraId="1437F897" w14:textId="5DFC50AC" w:rsidR="00947898" w:rsidDel="00D5233B" w:rsidRDefault="00AD5DA0">
      <w:pPr>
        <w:pStyle w:val="ListParagraph"/>
        <w:keepNext/>
        <w:ind w:leftChars="0" w:left="420"/>
        <w:jc w:val="center"/>
        <w:rPr>
          <w:del w:id="1298" w:author="lhc1990" w:date="2016-05-19T14:06:00Z"/>
        </w:rPr>
        <w:pPrChange w:id="1299" w:author="lhc1990" w:date="2016-05-19T14:06:00Z">
          <w:pPr>
            <w:pStyle w:val="ListParagraph"/>
            <w:ind w:leftChars="0" w:left="420"/>
          </w:pPr>
        </w:pPrChange>
      </w:pPr>
      <w:del w:id="1300" w:author="lhc1990" w:date="2016-05-19T14:06:00Z">
        <w:r w:rsidDel="00D5233B">
          <w:rPr>
            <w:rFonts w:hint="eastAsia"/>
          </w:rPr>
          <w:delText>試験仕様書の通りに、ボタンを押下します。</w:delText>
        </w:r>
        <w:r w:rsidR="00F07924" w:rsidDel="00D5233B">
          <w:rPr>
            <w:rFonts w:hint="eastAsia"/>
          </w:rPr>
          <w:delText>難しくないため説明を省きます。</w:delText>
        </w:r>
      </w:del>
    </w:p>
    <w:p w14:paraId="1D30C74A" w14:textId="78005B52" w:rsidR="00947898" w:rsidDel="00D5233B" w:rsidRDefault="00947898">
      <w:pPr>
        <w:pStyle w:val="ListParagraph"/>
        <w:keepNext/>
        <w:numPr>
          <w:ilvl w:val="0"/>
          <w:numId w:val="30"/>
        </w:numPr>
        <w:ind w:leftChars="0"/>
        <w:jc w:val="center"/>
        <w:rPr>
          <w:del w:id="1301" w:author="lhc1990" w:date="2016-05-19T14:06:00Z"/>
        </w:rPr>
        <w:pPrChange w:id="1302" w:author="lhc1990" w:date="2016-05-19T14:06:00Z">
          <w:pPr>
            <w:pStyle w:val="ListParagraph"/>
            <w:numPr>
              <w:numId w:val="30"/>
            </w:numPr>
            <w:ind w:leftChars="0" w:left="420" w:hanging="420"/>
          </w:pPr>
        </w:pPrChange>
      </w:pPr>
      <w:del w:id="1303" w:author="lhc1990" w:date="2016-05-19T14:06:00Z">
        <w:r w:rsidDel="00D5233B">
          <w:rPr>
            <w:rFonts w:hint="eastAsia"/>
          </w:rPr>
          <w:delText>備考</w:delText>
        </w:r>
      </w:del>
    </w:p>
    <w:p w14:paraId="598C3E04" w14:textId="19E84770" w:rsidR="007D59ED" w:rsidDel="00D5233B" w:rsidRDefault="00BA7ACE">
      <w:pPr>
        <w:pStyle w:val="ListParagraph"/>
        <w:keepNext/>
        <w:ind w:leftChars="0" w:left="420" w:firstLineChars="50" w:firstLine="105"/>
        <w:jc w:val="center"/>
        <w:rPr>
          <w:del w:id="1304" w:author="lhc1990" w:date="2016-05-19T14:06:00Z"/>
        </w:rPr>
        <w:pPrChange w:id="1305" w:author="lhc1990" w:date="2016-05-19T14:06:00Z">
          <w:pPr>
            <w:pStyle w:val="ListParagraph"/>
            <w:ind w:leftChars="0" w:left="420" w:firstLineChars="50" w:firstLine="105"/>
          </w:pPr>
        </w:pPrChange>
      </w:pPr>
      <w:del w:id="1306" w:author="lhc1990" w:date="2016-05-19T14:06:00Z">
        <w:r w:rsidDel="00D5233B">
          <w:rPr>
            <w:rFonts w:hint="eastAsia"/>
          </w:rPr>
          <w:delText>試験番号</w:delText>
        </w:r>
        <w:r w:rsidDel="00D5233B">
          <w:rPr>
            <w:rFonts w:hint="eastAsia"/>
          </w:rPr>
          <w:delText>1.1.X</w:delText>
        </w:r>
        <w:r w:rsidDel="00D5233B">
          <w:rPr>
            <w:rFonts w:hint="eastAsia"/>
          </w:rPr>
          <w:delText>との違いは、</w:delText>
        </w:r>
        <w:r w:rsidR="00587C7D" w:rsidDel="00D5233B">
          <w:rPr>
            <w:rFonts w:hint="eastAsia"/>
          </w:rPr>
          <w:delText>すでに</w:delText>
        </w:r>
        <w:r w:rsidR="00587C7D" w:rsidRPr="005716A0" w:rsidDel="00D5233B">
          <w:delText>IntegrationTestApp1_1</w:delText>
        </w:r>
        <w:r w:rsidR="00587C7D" w:rsidDel="00D5233B">
          <w:rPr>
            <w:rFonts w:hint="eastAsia"/>
          </w:rPr>
          <w:delText>が</w:delText>
        </w:r>
        <w:r w:rsidR="008B2583" w:rsidDel="00D5233B">
          <w:rPr>
            <w:rFonts w:hint="eastAsia"/>
          </w:rPr>
          <w:delText>Android</w:delText>
        </w:r>
        <w:r w:rsidR="008B2583" w:rsidDel="00D5233B">
          <w:rPr>
            <w:rFonts w:hint="eastAsia"/>
          </w:rPr>
          <w:delText>端末に</w:delText>
        </w:r>
        <w:r w:rsidR="00587C7D" w:rsidDel="00D5233B">
          <w:rPr>
            <w:rFonts w:hint="eastAsia"/>
          </w:rPr>
          <w:delText>インストールされているところから、</w:delText>
        </w:r>
        <w:r w:rsidR="007D59ED" w:rsidDel="00D5233B">
          <w:rPr>
            <w:rFonts w:hint="eastAsia"/>
          </w:rPr>
          <w:delText>アプリケーションを起動します。</w:delText>
        </w:r>
      </w:del>
    </w:p>
    <w:p w14:paraId="3664CAAB" w14:textId="7AF2F5D8" w:rsidR="007D59ED" w:rsidDel="00D5233B" w:rsidRDefault="007D59ED">
      <w:pPr>
        <w:pStyle w:val="ListParagraph"/>
        <w:keepNext/>
        <w:ind w:leftChars="0" w:left="420" w:firstLineChars="50" w:firstLine="105"/>
        <w:jc w:val="center"/>
        <w:rPr>
          <w:del w:id="1307" w:author="lhc1990" w:date="2016-05-19T14:06:00Z"/>
        </w:rPr>
        <w:pPrChange w:id="1308" w:author="lhc1990" w:date="2016-05-19T14:06:00Z">
          <w:pPr>
            <w:pStyle w:val="ListParagraph"/>
            <w:ind w:leftChars="0" w:left="420" w:firstLineChars="50" w:firstLine="105"/>
          </w:pPr>
        </w:pPrChange>
      </w:pPr>
      <w:del w:id="1309" w:author="lhc1990" w:date="2016-05-19T14:06:00Z">
        <w:r w:rsidDel="00D5233B">
          <w:rPr>
            <w:rFonts w:hint="eastAsia"/>
          </w:rPr>
          <w:delText>試験番号</w:delText>
        </w:r>
        <w:r w:rsidDel="00D5233B">
          <w:rPr>
            <w:rFonts w:hint="eastAsia"/>
          </w:rPr>
          <w:delText>1.1.X</w:delText>
        </w:r>
        <w:r w:rsidDel="00D5233B">
          <w:rPr>
            <w:rFonts w:hint="eastAsia"/>
          </w:rPr>
          <w:delText>の試験時にインストールされているので、</w:delText>
        </w:r>
        <w:r w:rsidDel="00D5233B">
          <w:rPr>
            <w:rFonts w:hint="eastAsia"/>
          </w:rPr>
          <w:delText>Android</w:delText>
        </w:r>
        <w:r w:rsidDel="00D5233B">
          <w:rPr>
            <w:rFonts w:hint="eastAsia"/>
          </w:rPr>
          <w:delText>端末の画面を操作し、いったん強制終了し再度起動すれば問題ありません。</w:delText>
        </w:r>
      </w:del>
    </w:p>
    <w:p w14:paraId="1407DF1A" w14:textId="1EAA228F" w:rsidR="007D59ED" w:rsidDel="00D5233B" w:rsidRDefault="007D59ED">
      <w:pPr>
        <w:pStyle w:val="ListParagraph"/>
        <w:keepNext/>
        <w:ind w:leftChars="0" w:left="420" w:firstLineChars="50" w:firstLine="105"/>
        <w:jc w:val="center"/>
        <w:rPr>
          <w:del w:id="1310" w:author="lhc1990" w:date="2016-05-19T14:06:00Z"/>
        </w:rPr>
        <w:pPrChange w:id="1311" w:author="lhc1990" w:date="2016-05-19T14:06:00Z">
          <w:pPr>
            <w:pStyle w:val="ListParagraph"/>
            <w:ind w:leftChars="0" w:left="420" w:firstLineChars="50" w:firstLine="105"/>
          </w:pPr>
        </w:pPrChange>
      </w:pPr>
      <w:del w:id="1312" w:author="lhc1990" w:date="2016-05-19T14:06:00Z">
        <w:r w:rsidDel="00D5233B">
          <w:rPr>
            <w:rFonts w:hint="eastAsia"/>
          </w:rPr>
          <w:delText>強制終了は、</w:delText>
        </w:r>
        <w:r w:rsidDel="00D5233B">
          <w:rPr>
            <w:rFonts w:hint="eastAsia"/>
          </w:rPr>
          <w:delText>Settings</w:delText>
        </w:r>
        <w:r w:rsidDel="00D5233B">
          <w:rPr>
            <w:rFonts w:hint="eastAsia"/>
          </w:rPr>
          <w:delText>（</w:delText>
        </w:r>
        <w:r w:rsidDel="00D5233B">
          <w:fldChar w:fldCharType="begin"/>
        </w:r>
        <w:r w:rsidDel="00D5233B">
          <w:delInstrText xml:space="preserve"> </w:delInstrText>
        </w:r>
        <w:r w:rsidDel="00D5233B">
          <w:rPr>
            <w:rFonts w:hint="eastAsia"/>
          </w:rPr>
          <w:delInstrText>REF _Ref416856816 \h</w:delInstrText>
        </w:r>
        <w:r w:rsidDel="00D5233B">
          <w:delInstrText xml:space="preserve"> </w:delInstrText>
        </w:r>
        <w:r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9</w:delText>
        </w:r>
        <w:r w:rsidDel="00D5233B">
          <w:fldChar w:fldCharType="end"/>
        </w:r>
        <w:r w:rsidDel="00D5233B">
          <w:rPr>
            <w:rFonts w:hint="eastAsia"/>
          </w:rPr>
          <w:delText>参照）をタップし、</w:delText>
        </w:r>
        <w:r w:rsidR="00F455ED" w:rsidDel="00D5233B">
          <w:rPr>
            <w:rFonts w:hint="eastAsia"/>
          </w:rPr>
          <w:delText>左側から「</w:delText>
        </w:r>
        <w:r w:rsidR="00F455ED" w:rsidDel="00D5233B">
          <w:rPr>
            <w:rFonts w:hint="eastAsia"/>
          </w:rPr>
          <w:delText>Apps</w:delText>
        </w:r>
        <w:r w:rsidR="00F455ED" w:rsidDel="00D5233B">
          <w:rPr>
            <w:rFonts w:hint="eastAsia"/>
          </w:rPr>
          <w:delText>」をタップします（</w:delText>
        </w:r>
        <w:r w:rsidR="00F455ED" w:rsidDel="00D5233B">
          <w:fldChar w:fldCharType="begin"/>
        </w:r>
        <w:r w:rsidR="00F455ED" w:rsidDel="00D5233B">
          <w:delInstrText xml:space="preserve"> </w:delInstrText>
        </w:r>
        <w:r w:rsidR="00F455ED" w:rsidDel="00D5233B">
          <w:rPr>
            <w:rFonts w:hint="eastAsia"/>
          </w:rPr>
          <w:delInstrText>REF _Ref416856881 \h</w:delInstrText>
        </w:r>
        <w:r w:rsidR="00F455ED" w:rsidDel="00D5233B">
          <w:delInstrText xml:space="preserve"> </w:delInstrText>
        </w:r>
        <w:r w:rsidR="00F455ED"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10</w:delText>
        </w:r>
        <w:r w:rsidR="00F455ED" w:rsidDel="00D5233B">
          <w:fldChar w:fldCharType="end"/>
        </w:r>
        <w:r w:rsidR="00F455ED" w:rsidDel="00D5233B">
          <w:rPr>
            <w:rFonts w:hint="eastAsia"/>
          </w:rPr>
          <w:delText>の</w:delText>
        </w:r>
        <w:r w:rsidR="00F455ED" w:rsidDel="00D5233B">
          <w:rPr>
            <w:rFonts w:hint="eastAsia"/>
          </w:rPr>
          <w:delText>Developer Options</w:delText>
        </w:r>
        <w:r w:rsidR="00F455ED" w:rsidDel="00D5233B">
          <w:rPr>
            <w:rFonts w:hint="eastAsia"/>
          </w:rPr>
          <w:delText>の</w:delText>
        </w:r>
        <w:r w:rsidR="00F455ED" w:rsidDel="00D5233B">
          <w:rPr>
            <w:rFonts w:hint="eastAsia"/>
          </w:rPr>
          <w:delText>8</w:delText>
        </w:r>
        <w:r w:rsidR="00F455ED" w:rsidDel="00D5233B">
          <w:rPr>
            <w:rFonts w:hint="eastAsia"/>
          </w:rPr>
          <w:delText>つ上にあります）。</w:delText>
        </w:r>
        <w:r w:rsidR="00F42C0F" w:rsidDel="00D5233B">
          <w:rPr>
            <w:rFonts w:hint="eastAsia"/>
          </w:rPr>
          <w:delText>アプリケーションが一覧されますので</w:delText>
        </w:r>
        <w:r w:rsidR="000743C4" w:rsidDel="00D5233B">
          <w:rPr>
            <w:rFonts w:hint="eastAsia"/>
          </w:rPr>
          <w:delText>、そこから</w:delText>
        </w:r>
        <w:r w:rsidR="009705F6" w:rsidDel="00D5233B">
          <w:rPr>
            <w:rFonts w:hint="eastAsia"/>
          </w:rPr>
          <w:delText>アプリケーション名をタップすると表示されるアプリ情報画面</w:delText>
        </w:r>
        <w:r w:rsidR="00B01D15" w:rsidDel="00D5233B">
          <w:rPr>
            <w:rFonts w:hint="eastAsia"/>
          </w:rPr>
          <w:delText>（</w:delText>
        </w:r>
        <w:r w:rsidR="00B01D15" w:rsidDel="00D5233B">
          <w:fldChar w:fldCharType="begin"/>
        </w:r>
        <w:r w:rsidR="00B01D15" w:rsidDel="00D5233B">
          <w:delInstrText xml:space="preserve"> </w:delInstrText>
        </w:r>
        <w:r w:rsidR="00B01D15" w:rsidDel="00D5233B">
          <w:rPr>
            <w:rFonts w:hint="eastAsia"/>
          </w:rPr>
          <w:delInstrText>REF _Ref416857438 \h</w:delInstrText>
        </w:r>
        <w:r w:rsidR="00B01D15" w:rsidDel="00D5233B">
          <w:delInstrText xml:space="preserve"> </w:delInstrText>
        </w:r>
        <w:r w:rsidR="00B01D15"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10</w:delText>
        </w:r>
        <w:r w:rsidR="00B01D15" w:rsidDel="00D5233B">
          <w:fldChar w:fldCharType="end"/>
        </w:r>
        <w:r w:rsidR="00B01D15" w:rsidDel="00D5233B">
          <w:rPr>
            <w:rFonts w:hint="eastAsia"/>
          </w:rPr>
          <w:delText>参照、ただし、</w:delText>
        </w:r>
        <w:r w:rsidR="00B01D15" w:rsidDel="00D5233B">
          <w:delText>IntegrationTestApp1_</w:delText>
        </w:r>
        <w:r w:rsidR="00B01D15" w:rsidDel="00D5233B">
          <w:rPr>
            <w:rFonts w:hint="eastAsia"/>
          </w:rPr>
          <w:delText>5</w:delText>
        </w:r>
        <w:r w:rsidR="00B01D15" w:rsidDel="00D5233B">
          <w:rPr>
            <w:rFonts w:hint="eastAsia"/>
          </w:rPr>
          <w:delText>の画面です）</w:delText>
        </w:r>
        <w:r w:rsidR="009705F6" w:rsidDel="00D5233B">
          <w:rPr>
            <w:rFonts w:hint="eastAsia"/>
          </w:rPr>
          <w:delText>で「強制停止」ボタンをタップします。</w:delText>
        </w:r>
      </w:del>
    </w:p>
    <w:p w14:paraId="6C987377" w14:textId="64ECD4D7" w:rsidR="00DC49EA" w:rsidDel="00D5233B" w:rsidRDefault="00DC49EA">
      <w:pPr>
        <w:pStyle w:val="ListParagraph"/>
        <w:keepNext/>
        <w:ind w:leftChars="0" w:left="420" w:firstLineChars="50" w:firstLine="105"/>
        <w:jc w:val="center"/>
        <w:rPr>
          <w:del w:id="1313" w:author="lhc1990" w:date="2016-05-19T14:06:00Z"/>
        </w:rPr>
        <w:pPrChange w:id="1314" w:author="lhc1990" w:date="2016-05-19T14:06:00Z">
          <w:pPr>
            <w:pStyle w:val="ListParagraph"/>
            <w:ind w:leftChars="0" w:left="420" w:firstLineChars="50" w:firstLine="105"/>
          </w:pPr>
        </w:pPrChange>
      </w:pPr>
      <w:del w:id="1315" w:author="lhc1990" w:date="2016-05-19T14:06:00Z">
        <w:r w:rsidDel="00D5233B">
          <w:rPr>
            <w:rFonts w:hint="eastAsia"/>
          </w:rPr>
          <w:delText>起動には、</w:delText>
        </w:r>
        <w:r w:rsidR="0026071E" w:rsidDel="00D5233B">
          <w:fldChar w:fldCharType="begin"/>
        </w:r>
        <w:r w:rsidR="0026071E" w:rsidDel="00D5233B">
          <w:delInstrText xml:space="preserve"> </w:delInstrText>
        </w:r>
        <w:r w:rsidR="0026071E" w:rsidDel="00D5233B">
          <w:rPr>
            <w:rFonts w:hint="eastAsia"/>
          </w:rPr>
          <w:delInstrText>REF _Ref416881455 \h</w:delInstrText>
        </w:r>
        <w:r w:rsidR="0026071E" w:rsidDel="00D5233B">
          <w:delInstrText xml:space="preserve"> </w:delInstrText>
        </w:r>
        <w:r w:rsidR="0026071E"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9</w:delText>
        </w:r>
        <w:r w:rsidR="0026071E" w:rsidDel="00D5233B">
          <w:fldChar w:fldCharType="end"/>
        </w:r>
        <w:r w:rsidR="0026071E" w:rsidDel="00D5233B">
          <w:rPr>
            <w:rFonts w:hint="eastAsia"/>
          </w:rPr>
          <w:delText>のようなボタンをタップすると、</w:delText>
        </w:r>
        <w:r w:rsidR="000F5CA0" w:rsidDel="00D5233B">
          <w:rPr>
            <w:rFonts w:hint="eastAsia"/>
          </w:rPr>
          <w:delText>インストール済みのアプリケーションのアイコンが一覧されるので、</w:delText>
        </w:r>
        <w:r w:rsidR="0037381C" w:rsidRPr="005716A0" w:rsidDel="00D5233B">
          <w:delText>IntegrationTestApp1_1</w:delText>
        </w:r>
        <w:r w:rsidR="0037381C" w:rsidDel="00D5233B">
          <w:rPr>
            <w:rFonts w:hint="eastAsia"/>
          </w:rPr>
          <w:delText>の</w:delText>
        </w:r>
        <w:r w:rsidR="000F5CA0" w:rsidDel="00D5233B">
          <w:rPr>
            <w:rFonts w:hint="eastAsia"/>
          </w:rPr>
          <w:delText>アイコンをタップして起動して</w:delText>
        </w:r>
        <w:r w:rsidR="00E726CE" w:rsidDel="00D5233B">
          <w:rPr>
            <w:rFonts w:hint="eastAsia"/>
          </w:rPr>
          <w:delText>下さい</w:delText>
        </w:r>
        <w:r w:rsidR="000F5CA0" w:rsidDel="00D5233B">
          <w:rPr>
            <w:rFonts w:hint="eastAsia"/>
          </w:rPr>
          <w:delText>。</w:delText>
        </w:r>
      </w:del>
    </w:p>
    <w:p w14:paraId="2C624687" w14:textId="6CAE3171" w:rsidR="0026071E" w:rsidDel="00D5233B" w:rsidRDefault="0026071E">
      <w:pPr>
        <w:pStyle w:val="ListParagraph"/>
        <w:keepNext/>
        <w:ind w:leftChars="0" w:left="420"/>
        <w:jc w:val="center"/>
        <w:rPr>
          <w:del w:id="1316" w:author="lhc1990" w:date="2016-05-19T14:06:00Z"/>
        </w:rPr>
        <w:pPrChange w:id="1317" w:author="lhc1990" w:date="2016-05-19T14:06:00Z">
          <w:pPr>
            <w:pStyle w:val="ListParagraph"/>
            <w:ind w:leftChars="0" w:left="420"/>
          </w:pPr>
        </w:pPrChange>
      </w:pPr>
    </w:p>
    <w:p w14:paraId="0DBE8151" w14:textId="61373FD4" w:rsidR="00F43485" w:rsidDel="00D5233B" w:rsidRDefault="00F43485">
      <w:pPr>
        <w:keepNext/>
        <w:jc w:val="center"/>
        <w:rPr>
          <w:del w:id="1318" w:author="lhc1990" w:date="2016-05-19T14:06:00Z"/>
        </w:rPr>
      </w:pPr>
      <w:del w:id="1319" w:author="lhc1990" w:date="2016-05-19T14:06:00Z">
        <w:r w:rsidDel="00D5233B">
          <w:rPr>
            <w:noProof/>
          </w:rPr>
          <w:drawing>
            <wp:inline distT="0" distB="0" distL="0" distR="0" wp14:anchorId="1E0C0BD9" wp14:editId="4F2F4B03">
              <wp:extent cx="609600" cy="5524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アイコン一覧.jpg"/>
                      <pic:cNvPicPr/>
                    </pic:nvPicPr>
                    <pic:blipFill>
                      <a:blip r:embed="rId28">
                        <a:extLst>
                          <a:ext uri="{28A0092B-C50C-407E-A947-70E740481C1C}">
                            <a14:useLocalDpi xmlns:a14="http://schemas.microsoft.com/office/drawing/2010/main" val="0"/>
                          </a:ext>
                        </a:extLst>
                      </a:blip>
                      <a:stretch>
                        <a:fillRect/>
                      </a:stretch>
                    </pic:blipFill>
                    <pic:spPr>
                      <a:xfrm>
                        <a:off x="0" y="0"/>
                        <a:ext cx="609600" cy="552450"/>
                      </a:xfrm>
                      <a:prstGeom prst="rect">
                        <a:avLst/>
                      </a:prstGeom>
                    </pic:spPr>
                  </pic:pic>
                </a:graphicData>
              </a:graphic>
            </wp:inline>
          </w:drawing>
        </w:r>
      </w:del>
    </w:p>
    <w:p w14:paraId="33DB945C" w14:textId="6CACEABF" w:rsidR="009705F6" w:rsidDel="00D5233B" w:rsidRDefault="00F43485">
      <w:pPr>
        <w:pStyle w:val="Caption"/>
        <w:keepNext/>
        <w:jc w:val="center"/>
        <w:rPr>
          <w:del w:id="1320" w:author="lhc1990" w:date="2016-05-19T14:06:00Z"/>
        </w:rPr>
        <w:pPrChange w:id="1321" w:author="lhc1990" w:date="2016-05-19T14:06:00Z">
          <w:pPr>
            <w:pStyle w:val="Caption"/>
            <w:jc w:val="center"/>
          </w:pPr>
        </w:pPrChange>
      </w:pPr>
      <w:bookmarkStart w:id="1322" w:name="_Ref416881455"/>
      <w:del w:id="1323"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3</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9</w:delText>
        </w:r>
        <w:r w:rsidR="00184145" w:rsidDel="00D5233B">
          <w:rPr>
            <w:b w:val="0"/>
            <w:bCs w:val="0"/>
          </w:rPr>
          <w:fldChar w:fldCharType="end"/>
        </w:r>
        <w:bookmarkEnd w:id="1322"/>
        <w:r w:rsidDel="00D5233B">
          <w:rPr>
            <w:rFonts w:hint="eastAsia"/>
          </w:rPr>
          <w:delText xml:space="preserve"> </w:delText>
        </w:r>
        <w:r w:rsidDel="00D5233B">
          <w:rPr>
            <w:rFonts w:hint="eastAsia"/>
          </w:rPr>
          <w:delText>アプリケーションのアイコンを一覧するボタン</w:delText>
        </w:r>
      </w:del>
    </w:p>
    <w:p w14:paraId="2F928176" w14:textId="40B684F7" w:rsidR="00DC49EA" w:rsidDel="00D5233B" w:rsidRDefault="00DC49EA">
      <w:pPr>
        <w:keepNext/>
        <w:jc w:val="center"/>
        <w:rPr>
          <w:del w:id="1324" w:author="lhc1990" w:date="2016-05-19T14:06:00Z"/>
        </w:rPr>
        <w:pPrChange w:id="1325" w:author="lhc1990" w:date="2016-05-19T14:06:00Z">
          <w:pPr/>
        </w:pPrChange>
      </w:pPr>
    </w:p>
    <w:p w14:paraId="3500E4E2" w14:textId="701FC511" w:rsidR="009705F6" w:rsidDel="00D5233B" w:rsidRDefault="009705F6">
      <w:pPr>
        <w:keepNext/>
        <w:jc w:val="center"/>
        <w:rPr>
          <w:del w:id="1326" w:author="lhc1990" w:date="2016-05-19T14:06:00Z"/>
        </w:rPr>
      </w:pPr>
      <w:del w:id="1327" w:author="lhc1990" w:date="2016-05-19T14:06:00Z">
        <w:r w:rsidDel="00D5233B">
          <w:rPr>
            <w:noProof/>
          </w:rPr>
          <w:drawing>
            <wp:inline distT="0" distB="0" distL="0" distR="0" wp14:anchorId="2F8463D3" wp14:editId="7AEC9FCA">
              <wp:extent cx="5400040" cy="349186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nstallFromSetting.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3491865"/>
                      </a:xfrm>
                      <a:prstGeom prst="rect">
                        <a:avLst/>
                      </a:prstGeom>
                    </pic:spPr>
                  </pic:pic>
                </a:graphicData>
              </a:graphic>
            </wp:inline>
          </w:drawing>
        </w:r>
      </w:del>
    </w:p>
    <w:p w14:paraId="54BD98E1" w14:textId="7BC202D5" w:rsidR="009705F6" w:rsidDel="00D5233B" w:rsidRDefault="009705F6">
      <w:pPr>
        <w:pStyle w:val="Caption"/>
        <w:keepNext/>
        <w:jc w:val="center"/>
        <w:rPr>
          <w:del w:id="1328" w:author="lhc1990" w:date="2016-05-19T14:06:00Z"/>
        </w:rPr>
        <w:pPrChange w:id="1329" w:author="lhc1990" w:date="2016-05-19T14:06:00Z">
          <w:pPr>
            <w:pStyle w:val="Caption"/>
            <w:jc w:val="center"/>
          </w:pPr>
        </w:pPrChange>
      </w:pPr>
      <w:bookmarkStart w:id="1330" w:name="_Ref416857438"/>
      <w:del w:id="1331"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3</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10</w:delText>
        </w:r>
        <w:r w:rsidR="00184145" w:rsidDel="00D5233B">
          <w:rPr>
            <w:b w:val="0"/>
            <w:bCs w:val="0"/>
          </w:rPr>
          <w:fldChar w:fldCharType="end"/>
        </w:r>
        <w:bookmarkEnd w:id="1330"/>
        <w:r w:rsidDel="00D5233B">
          <w:rPr>
            <w:rFonts w:hint="eastAsia"/>
          </w:rPr>
          <w:delText xml:space="preserve"> </w:delText>
        </w:r>
        <w:r w:rsidDel="00D5233B">
          <w:rPr>
            <w:rFonts w:hint="eastAsia"/>
          </w:rPr>
          <w:delText>アプリ情報画面</w:delText>
        </w:r>
      </w:del>
    </w:p>
    <w:p w14:paraId="089ED293" w14:textId="5CF3A821" w:rsidR="009705F6" w:rsidDel="00D5233B" w:rsidRDefault="009705F6">
      <w:pPr>
        <w:keepNext/>
        <w:jc w:val="center"/>
        <w:rPr>
          <w:del w:id="1332" w:author="lhc1990" w:date="2016-05-19T14:06:00Z"/>
        </w:rPr>
        <w:pPrChange w:id="1333" w:author="lhc1990" w:date="2016-05-19T14:06:00Z">
          <w:pPr/>
        </w:pPrChange>
      </w:pPr>
    </w:p>
    <w:p w14:paraId="1BCFB8D6" w14:textId="0A85D27B" w:rsidR="00EB7828" w:rsidRPr="00AD5DA0" w:rsidDel="00D5233B" w:rsidRDefault="00EB7828">
      <w:pPr>
        <w:keepNext/>
        <w:jc w:val="center"/>
        <w:rPr>
          <w:del w:id="1334" w:author="lhc1990" w:date="2016-05-19T14:06:00Z"/>
        </w:rPr>
        <w:pPrChange w:id="1335" w:author="lhc1990" w:date="2016-05-19T14:06:00Z">
          <w:pPr/>
        </w:pPrChange>
      </w:pPr>
    </w:p>
    <w:p w14:paraId="0AF2A158" w14:textId="64A65B17" w:rsidR="00DC5528" w:rsidDel="00D5233B" w:rsidRDefault="00DC5528">
      <w:pPr>
        <w:pStyle w:val="Heading3"/>
        <w:numPr>
          <w:ilvl w:val="2"/>
          <w:numId w:val="7"/>
        </w:numPr>
        <w:ind w:leftChars="0"/>
        <w:jc w:val="center"/>
        <w:rPr>
          <w:del w:id="1336" w:author="lhc1990" w:date="2016-05-19T14:06:00Z"/>
        </w:rPr>
        <w:pPrChange w:id="1337" w:author="lhc1990" w:date="2016-05-19T14:06:00Z">
          <w:pPr>
            <w:pStyle w:val="Heading3"/>
            <w:numPr>
              <w:ilvl w:val="2"/>
              <w:numId w:val="7"/>
            </w:numPr>
            <w:ind w:leftChars="0" w:left="709" w:hanging="709"/>
          </w:pPr>
        </w:pPrChange>
      </w:pPr>
      <w:del w:id="1338" w:author="lhc1990" w:date="2016-05-19T14:06:00Z">
        <w:r w:rsidDel="00D5233B">
          <w:rPr>
            <w:rFonts w:hint="eastAsia"/>
          </w:rPr>
          <w:delText>試験番号</w:delText>
        </w:r>
        <w:r w:rsidDel="00D5233B">
          <w:rPr>
            <w:rFonts w:hint="eastAsia"/>
          </w:rPr>
          <w:delText>1.4.X</w:delText>
        </w:r>
      </w:del>
    </w:p>
    <w:p w14:paraId="4687DB61" w14:textId="6EE442A2" w:rsidR="00370A82" w:rsidDel="00D5233B" w:rsidRDefault="00370A82">
      <w:pPr>
        <w:pStyle w:val="ListParagraph"/>
        <w:keepNext/>
        <w:numPr>
          <w:ilvl w:val="0"/>
          <w:numId w:val="30"/>
        </w:numPr>
        <w:ind w:leftChars="0"/>
        <w:jc w:val="center"/>
        <w:rPr>
          <w:del w:id="1339" w:author="lhc1990" w:date="2016-05-19T14:06:00Z"/>
        </w:rPr>
        <w:pPrChange w:id="1340" w:author="lhc1990" w:date="2016-05-19T14:06:00Z">
          <w:pPr>
            <w:pStyle w:val="ListParagraph"/>
            <w:numPr>
              <w:numId w:val="30"/>
            </w:numPr>
            <w:ind w:leftChars="0" w:left="420" w:hanging="420"/>
          </w:pPr>
        </w:pPrChange>
      </w:pPr>
      <w:del w:id="1341" w:author="lhc1990" w:date="2016-05-19T14:06:00Z">
        <w:r w:rsidDel="00D5233B">
          <w:rPr>
            <w:rFonts w:hint="eastAsia"/>
          </w:rPr>
          <w:delText>試験の内容</w:delText>
        </w:r>
      </w:del>
    </w:p>
    <w:p w14:paraId="3DCE1BC8" w14:textId="46804F44" w:rsidR="00370A82" w:rsidDel="00D5233B" w:rsidRDefault="00AD5DA0">
      <w:pPr>
        <w:pStyle w:val="ListParagraph"/>
        <w:keepNext/>
        <w:ind w:leftChars="0" w:left="420" w:firstLineChars="50" w:firstLine="105"/>
        <w:jc w:val="center"/>
        <w:rPr>
          <w:del w:id="1342" w:author="lhc1990" w:date="2016-05-19T14:06:00Z"/>
        </w:rPr>
        <w:pPrChange w:id="1343" w:author="lhc1990" w:date="2016-05-19T14:06:00Z">
          <w:pPr>
            <w:pStyle w:val="ListParagraph"/>
            <w:ind w:leftChars="0" w:left="420" w:firstLineChars="50" w:firstLine="105"/>
          </w:pPr>
        </w:pPrChange>
      </w:pPr>
      <w:del w:id="1344" w:author="lhc1990" w:date="2016-05-19T14:06:00Z">
        <w:r w:rsidDel="00D5233B">
          <w:rPr>
            <w:rFonts w:hint="eastAsia"/>
          </w:rPr>
          <w:delText>画面遷移がある</w:delText>
        </w:r>
        <w:r w:rsidDel="00D5233B">
          <w:rPr>
            <w:rFonts w:hint="eastAsia"/>
          </w:rPr>
          <w:delText>Android</w:delText>
        </w:r>
        <w:r w:rsidDel="00D5233B">
          <w:rPr>
            <w:rFonts w:hint="eastAsia"/>
          </w:rPr>
          <w:delText>アプリケーションから</w:delText>
        </w:r>
        <w:r w:rsidDel="00D5233B">
          <w:rPr>
            <w:rFonts w:hint="eastAsia"/>
          </w:rPr>
          <w:delText>CrypgetSQL</w:delText>
        </w:r>
        <w:r w:rsidDel="00D5233B">
          <w:rPr>
            <w:rFonts w:hint="eastAsia"/>
          </w:rPr>
          <w:delText>を利用できるかを確認します。</w:delText>
        </w:r>
      </w:del>
    </w:p>
    <w:p w14:paraId="6FFA2602" w14:textId="66B0D0C6" w:rsidR="00370A82" w:rsidDel="00D5233B" w:rsidRDefault="00370A82">
      <w:pPr>
        <w:pStyle w:val="ListParagraph"/>
        <w:keepNext/>
        <w:numPr>
          <w:ilvl w:val="0"/>
          <w:numId w:val="30"/>
        </w:numPr>
        <w:ind w:leftChars="0"/>
        <w:jc w:val="center"/>
        <w:rPr>
          <w:del w:id="1345" w:author="lhc1990" w:date="2016-05-19T14:06:00Z"/>
        </w:rPr>
        <w:pPrChange w:id="1346" w:author="lhc1990" w:date="2016-05-19T14:06:00Z">
          <w:pPr>
            <w:pStyle w:val="ListParagraph"/>
            <w:numPr>
              <w:numId w:val="30"/>
            </w:numPr>
            <w:ind w:leftChars="0" w:left="420" w:hanging="420"/>
          </w:pPr>
        </w:pPrChange>
      </w:pPr>
      <w:del w:id="1347" w:author="lhc1990" w:date="2016-05-19T14:06:00Z">
        <w:r w:rsidDel="00D5233B">
          <w:rPr>
            <w:rFonts w:hint="eastAsia"/>
          </w:rPr>
          <w:delText>試験アプリ</w:delText>
        </w:r>
      </w:del>
    </w:p>
    <w:p w14:paraId="7BB7057D" w14:textId="68B4ADE4" w:rsidR="00370A82" w:rsidRPr="00732806" w:rsidDel="00D5233B" w:rsidRDefault="00370A82">
      <w:pPr>
        <w:pStyle w:val="ListParagraph"/>
        <w:keepNext/>
        <w:ind w:leftChars="0" w:left="420"/>
        <w:jc w:val="center"/>
        <w:rPr>
          <w:del w:id="1348" w:author="lhc1990" w:date="2016-05-19T14:06:00Z"/>
        </w:rPr>
        <w:pPrChange w:id="1349" w:author="lhc1990" w:date="2016-05-19T14:06:00Z">
          <w:pPr>
            <w:pStyle w:val="ListParagraph"/>
            <w:ind w:leftChars="0" w:left="420"/>
          </w:pPr>
        </w:pPrChange>
      </w:pPr>
      <w:del w:id="1350" w:author="lhc1990" w:date="2016-05-19T14:06:00Z">
        <w:r w:rsidRPr="00370A82" w:rsidDel="00D5233B">
          <w:delText>IntegrationTestApp1_2</w:delText>
        </w:r>
        <w:r w:rsidDel="00D5233B">
          <w:rPr>
            <w:rFonts w:hint="eastAsia"/>
          </w:rPr>
          <w:delText>を利用します。</w:delText>
        </w:r>
      </w:del>
    </w:p>
    <w:p w14:paraId="29C11DD8" w14:textId="24CEDF1F" w:rsidR="00370A82" w:rsidDel="00D5233B" w:rsidRDefault="00370A82">
      <w:pPr>
        <w:pStyle w:val="ListParagraph"/>
        <w:keepNext/>
        <w:numPr>
          <w:ilvl w:val="0"/>
          <w:numId w:val="30"/>
        </w:numPr>
        <w:ind w:leftChars="0"/>
        <w:jc w:val="center"/>
        <w:rPr>
          <w:del w:id="1351" w:author="lhc1990" w:date="2016-05-19T14:06:00Z"/>
        </w:rPr>
        <w:pPrChange w:id="1352" w:author="lhc1990" w:date="2016-05-19T14:06:00Z">
          <w:pPr>
            <w:pStyle w:val="ListParagraph"/>
            <w:numPr>
              <w:numId w:val="30"/>
            </w:numPr>
            <w:ind w:leftChars="0" w:left="420" w:hanging="420"/>
          </w:pPr>
        </w:pPrChange>
      </w:pPr>
      <w:del w:id="1353" w:author="lhc1990" w:date="2016-05-19T14:06:00Z">
        <w:r w:rsidDel="00D5233B">
          <w:rPr>
            <w:rFonts w:hint="eastAsia"/>
          </w:rPr>
          <w:delText>試験の手順</w:delText>
        </w:r>
      </w:del>
    </w:p>
    <w:p w14:paraId="404D2AF4" w14:textId="05963356" w:rsidR="00370A82" w:rsidDel="00D5233B" w:rsidRDefault="00370A82">
      <w:pPr>
        <w:pStyle w:val="ListParagraph"/>
        <w:keepNext/>
        <w:ind w:leftChars="0" w:left="420"/>
        <w:jc w:val="center"/>
        <w:rPr>
          <w:del w:id="1354" w:author="lhc1990" w:date="2016-05-19T14:06:00Z"/>
        </w:rPr>
        <w:pPrChange w:id="1355" w:author="lhc1990" w:date="2016-05-19T14:06:00Z">
          <w:pPr>
            <w:pStyle w:val="ListParagraph"/>
            <w:ind w:leftChars="0" w:left="420"/>
          </w:pPr>
        </w:pPrChange>
      </w:pPr>
      <w:del w:id="1356" w:author="lhc1990" w:date="2016-05-19T14:06:00Z">
        <w:r w:rsidDel="00D5233B">
          <w:rPr>
            <w:rFonts w:hint="eastAsia"/>
          </w:rPr>
          <w:delText>試験仕様書の通りに、ボタンを押下します。</w:delText>
        </w:r>
      </w:del>
    </w:p>
    <w:p w14:paraId="07D67572" w14:textId="133BAE4B" w:rsidR="00370A82" w:rsidDel="00D5233B" w:rsidRDefault="00370A82">
      <w:pPr>
        <w:pStyle w:val="ListParagraph"/>
        <w:keepNext/>
        <w:numPr>
          <w:ilvl w:val="0"/>
          <w:numId w:val="30"/>
        </w:numPr>
        <w:ind w:leftChars="0"/>
        <w:jc w:val="center"/>
        <w:rPr>
          <w:del w:id="1357" w:author="lhc1990" w:date="2016-05-19T14:06:00Z"/>
        </w:rPr>
        <w:pPrChange w:id="1358" w:author="lhc1990" w:date="2016-05-19T14:06:00Z">
          <w:pPr>
            <w:pStyle w:val="ListParagraph"/>
            <w:numPr>
              <w:numId w:val="30"/>
            </w:numPr>
            <w:ind w:leftChars="0" w:left="420" w:hanging="420"/>
          </w:pPr>
        </w:pPrChange>
      </w:pPr>
      <w:del w:id="1359" w:author="lhc1990" w:date="2016-05-19T14:06:00Z">
        <w:r w:rsidDel="00D5233B">
          <w:rPr>
            <w:rFonts w:hint="eastAsia"/>
          </w:rPr>
          <w:delText>備考</w:delText>
        </w:r>
      </w:del>
    </w:p>
    <w:p w14:paraId="35D834E0" w14:textId="6D9DF694" w:rsidR="00D84BEC" w:rsidDel="00D5233B" w:rsidRDefault="00AD5DA0">
      <w:pPr>
        <w:pStyle w:val="ListParagraph"/>
        <w:keepNext/>
        <w:ind w:leftChars="0" w:left="420" w:firstLineChars="50" w:firstLine="105"/>
        <w:jc w:val="center"/>
        <w:rPr>
          <w:del w:id="1360" w:author="lhc1990" w:date="2016-05-19T14:06:00Z"/>
        </w:rPr>
        <w:pPrChange w:id="1361" w:author="lhc1990" w:date="2016-05-19T14:06:00Z">
          <w:pPr>
            <w:pStyle w:val="ListParagraph"/>
            <w:ind w:leftChars="0" w:left="420" w:firstLineChars="50" w:firstLine="105"/>
          </w:pPr>
        </w:pPrChange>
      </w:pPr>
      <w:del w:id="1362" w:author="lhc1990" w:date="2016-05-19T14:06:00Z">
        <w:r w:rsidDel="00D5233B">
          <w:rPr>
            <w:rFonts w:hint="eastAsia"/>
          </w:rPr>
          <w:delText>試験番号</w:delText>
        </w:r>
        <w:r w:rsidDel="00D5233B">
          <w:rPr>
            <w:rFonts w:hint="eastAsia"/>
          </w:rPr>
          <w:delText>1.2.X</w:delText>
        </w:r>
        <w:r w:rsidDel="00D5233B">
          <w:rPr>
            <w:rFonts w:hint="eastAsia"/>
          </w:rPr>
          <w:delText>との違いは、すでに</w:delText>
        </w:r>
        <w:r w:rsidDel="00D5233B">
          <w:delText>IntegrationTestApp1_</w:delText>
        </w:r>
        <w:r w:rsidDel="00D5233B">
          <w:rPr>
            <w:rFonts w:hint="eastAsia"/>
          </w:rPr>
          <w:delText>2</w:delText>
        </w:r>
        <w:r w:rsidDel="00D5233B">
          <w:rPr>
            <w:rFonts w:hint="eastAsia"/>
          </w:rPr>
          <w:delText>が</w:delText>
        </w:r>
        <w:r w:rsidR="008B2583" w:rsidDel="00D5233B">
          <w:rPr>
            <w:rFonts w:hint="eastAsia"/>
          </w:rPr>
          <w:delText>Android</w:delText>
        </w:r>
        <w:r w:rsidR="008B2583" w:rsidDel="00D5233B">
          <w:rPr>
            <w:rFonts w:hint="eastAsia"/>
          </w:rPr>
          <w:delText>端末に</w:delText>
        </w:r>
        <w:r w:rsidDel="00D5233B">
          <w:rPr>
            <w:rFonts w:hint="eastAsia"/>
          </w:rPr>
          <w:delText>インストールされているところから、アプリケーション</w:delText>
        </w:r>
        <w:r w:rsidR="00D84BEC" w:rsidDel="00D5233B">
          <w:rPr>
            <w:rFonts w:hint="eastAsia"/>
          </w:rPr>
          <w:delText>を起動します。</w:delText>
        </w:r>
      </w:del>
    </w:p>
    <w:p w14:paraId="224D15D5" w14:textId="5577F72C" w:rsidR="001A0A6F" w:rsidDel="00D5233B" w:rsidRDefault="00E721C1">
      <w:pPr>
        <w:pStyle w:val="ListParagraph"/>
        <w:keepNext/>
        <w:ind w:leftChars="0" w:left="420"/>
        <w:jc w:val="center"/>
        <w:rPr>
          <w:del w:id="1363" w:author="lhc1990" w:date="2016-05-19T14:06:00Z"/>
        </w:rPr>
        <w:pPrChange w:id="1364" w:author="lhc1990" w:date="2016-05-19T14:06:00Z">
          <w:pPr>
            <w:pStyle w:val="ListParagraph"/>
            <w:ind w:leftChars="0" w:left="420"/>
          </w:pPr>
        </w:pPrChange>
      </w:pPr>
      <w:del w:id="1365" w:author="lhc1990" w:date="2016-05-19T14:06:00Z">
        <w:r w:rsidDel="00D5233B">
          <w:rPr>
            <w:rFonts w:hint="eastAsia"/>
          </w:rPr>
          <w:delText>試験番号</w:delText>
        </w:r>
        <w:r w:rsidDel="00D5233B">
          <w:rPr>
            <w:rFonts w:hint="eastAsia"/>
          </w:rPr>
          <w:delText>1.2.X</w:delText>
        </w:r>
        <w:r w:rsidDel="00D5233B">
          <w:rPr>
            <w:rFonts w:hint="eastAsia"/>
          </w:rPr>
          <w:delText>の試験時にインストールされているので、</w:delText>
        </w:r>
        <w:r w:rsidDel="00D5233B">
          <w:rPr>
            <w:rFonts w:hint="eastAsia"/>
          </w:rPr>
          <w:delText>Android</w:delText>
        </w:r>
        <w:r w:rsidDel="00D5233B">
          <w:rPr>
            <w:rFonts w:hint="eastAsia"/>
          </w:rPr>
          <w:delText>端末の画面を操作し、</w:delText>
        </w:r>
        <w:r w:rsidR="00D84BEC" w:rsidDel="00D5233B">
          <w:rPr>
            <w:rFonts w:hint="eastAsia"/>
          </w:rPr>
          <w:delText>いったん強制終了し、</w:delText>
        </w:r>
        <w:r w:rsidDel="00D5233B">
          <w:rPr>
            <w:rFonts w:hint="eastAsia"/>
          </w:rPr>
          <w:delText>再度起動すれば問題ありません。</w:delText>
        </w:r>
        <w:r w:rsidR="00FD09B1" w:rsidDel="00D5233B">
          <w:rPr>
            <w:rFonts w:hint="eastAsia"/>
          </w:rPr>
          <w:delText>アプリケーションの強制起動方法および再起動方法については、</w:delText>
        </w:r>
        <w:r w:rsidR="00CA0065" w:rsidDel="00D5233B">
          <w:rPr>
            <w:rFonts w:hint="eastAsia"/>
          </w:rPr>
          <w:delText>前</w:delText>
        </w:r>
        <w:r w:rsidR="00FD09B1" w:rsidDel="00D5233B">
          <w:rPr>
            <w:rFonts w:hint="eastAsia"/>
          </w:rPr>
          <w:delText>項</w:delText>
        </w:r>
        <w:r w:rsidR="001820ED" w:rsidDel="00D5233B">
          <w:rPr>
            <w:rFonts w:hint="eastAsia"/>
          </w:rPr>
          <w:delText>（</w:delText>
        </w:r>
        <w:r w:rsidR="001820ED" w:rsidDel="00D5233B">
          <w:fldChar w:fldCharType="begin"/>
        </w:r>
        <w:r w:rsidR="001820ED" w:rsidDel="00D5233B">
          <w:delInstrText xml:space="preserve"> </w:delInstrText>
        </w:r>
        <w:r w:rsidR="001820ED" w:rsidDel="00D5233B">
          <w:rPr>
            <w:rFonts w:hint="eastAsia"/>
          </w:rPr>
          <w:delInstrText>REF _Ref416965582 \n \h</w:delInstrText>
        </w:r>
        <w:r w:rsidR="001820ED" w:rsidDel="00D5233B">
          <w:delInstrText xml:space="preserve"> </w:delInstrText>
        </w:r>
        <w:r w:rsidR="001820ED" w:rsidDel="00D5233B">
          <w:fldChar w:fldCharType="separate"/>
        </w:r>
        <w:r w:rsidR="00184145" w:rsidDel="00D5233B">
          <w:delText>3.6.3</w:delText>
        </w:r>
        <w:r w:rsidR="001820ED" w:rsidDel="00D5233B">
          <w:fldChar w:fldCharType="end"/>
        </w:r>
        <w:r w:rsidR="001820ED" w:rsidDel="00D5233B">
          <w:rPr>
            <w:rFonts w:hint="eastAsia"/>
          </w:rPr>
          <w:delText>項）</w:delText>
        </w:r>
        <w:r w:rsidR="00183FEE" w:rsidDel="00D5233B">
          <w:rPr>
            <w:rFonts w:hint="eastAsia"/>
          </w:rPr>
          <w:delText>の備考を参考</w:delText>
        </w:r>
        <w:r w:rsidR="00E726CE" w:rsidDel="00D5233B">
          <w:rPr>
            <w:rFonts w:hint="eastAsia"/>
          </w:rPr>
          <w:delText>下さい</w:delText>
        </w:r>
        <w:r w:rsidR="00FD09B1" w:rsidDel="00D5233B">
          <w:rPr>
            <w:rFonts w:hint="eastAsia"/>
          </w:rPr>
          <w:delText>。</w:delText>
        </w:r>
      </w:del>
    </w:p>
    <w:p w14:paraId="024B48DA" w14:textId="765244DF" w:rsidR="00075252" w:rsidDel="00D5233B" w:rsidRDefault="00075252">
      <w:pPr>
        <w:keepNext/>
        <w:jc w:val="center"/>
        <w:rPr>
          <w:del w:id="1366" w:author="lhc1990" w:date="2016-05-19T14:06:00Z"/>
        </w:rPr>
        <w:pPrChange w:id="1367" w:author="lhc1990" w:date="2016-05-19T14:06:00Z">
          <w:pPr/>
        </w:pPrChange>
      </w:pPr>
    </w:p>
    <w:p w14:paraId="1D3676B7" w14:textId="4D2922CF" w:rsidR="00230713" w:rsidDel="00D5233B" w:rsidRDefault="00230713">
      <w:pPr>
        <w:keepNext/>
        <w:jc w:val="center"/>
        <w:rPr>
          <w:del w:id="1368" w:author="lhc1990" w:date="2016-05-19T14:06:00Z"/>
        </w:rPr>
        <w:pPrChange w:id="1369" w:author="lhc1990" w:date="2016-05-19T14:06:00Z">
          <w:pPr/>
        </w:pPrChange>
      </w:pPr>
    </w:p>
    <w:p w14:paraId="4D7501B4" w14:textId="5348434C" w:rsidR="00075252" w:rsidDel="00D5233B" w:rsidRDefault="00075252">
      <w:pPr>
        <w:pStyle w:val="Heading3"/>
        <w:numPr>
          <w:ilvl w:val="2"/>
          <w:numId w:val="7"/>
        </w:numPr>
        <w:ind w:leftChars="0"/>
        <w:jc w:val="center"/>
        <w:rPr>
          <w:del w:id="1370" w:author="lhc1990" w:date="2016-05-19T14:06:00Z"/>
        </w:rPr>
        <w:pPrChange w:id="1371" w:author="lhc1990" w:date="2016-05-19T14:06:00Z">
          <w:pPr>
            <w:pStyle w:val="Heading3"/>
            <w:numPr>
              <w:ilvl w:val="2"/>
              <w:numId w:val="7"/>
            </w:numPr>
            <w:ind w:leftChars="0" w:left="709" w:hanging="709"/>
          </w:pPr>
        </w:pPrChange>
      </w:pPr>
      <w:del w:id="1372" w:author="lhc1990" w:date="2016-05-19T14:06:00Z">
        <w:r w:rsidDel="00D5233B">
          <w:rPr>
            <w:rFonts w:hint="eastAsia"/>
          </w:rPr>
          <w:delText>試験番号</w:delText>
        </w:r>
        <w:r w:rsidDel="00D5233B">
          <w:rPr>
            <w:rFonts w:hint="eastAsia"/>
          </w:rPr>
          <w:delText>1.5.X</w:delText>
        </w:r>
      </w:del>
    </w:p>
    <w:p w14:paraId="7AF362EE" w14:textId="16EB7727" w:rsidR="0084570E" w:rsidDel="00D5233B" w:rsidRDefault="0084570E">
      <w:pPr>
        <w:pStyle w:val="ListParagraph"/>
        <w:keepNext/>
        <w:numPr>
          <w:ilvl w:val="0"/>
          <w:numId w:val="30"/>
        </w:numPr>
        <w:ind w:leftChars="0"/>
        <w:jc w:val="center"/>
        <w:rPr>
          <w:del w:id="1373" w:author="lhc1990" w:date="2016-05-19T14:06:00Z"/>
        </w:rPr>
        <w:pPrChange w:id="1374" w:author="lhc1990" w:date="2016-05-19T14:06:00Z">
          <w:pPr>
            <w:pStyle w:val="ListParagraph"/>
            <w:numPr>
              <w:numId w:val="30"/>
            </w:numPr>
            <w:ind w:leftChars="0" w:left="420" w:hanging="420"/>
          </w:pPr>
        </w:pPrChange>
      </w:pPr>
      <w:del w:id="1375" w:author="lhc1990" w:date="2016-05-19T14:06:00Z">
        <w:r w:rsidDel="00D5233B">
          <w:rPr>
            <w:rFonts w:hint="eastAsia"/>
          </w:rPr>
          <w:delText>試験の内容</w:delText>
        </w:r>
      </w:del>
    </w:p>
    <w:p w14:paraId="0C11B90B" w14:textId="06B2303C" w:rsidR="0084570E" w:rsidDel="00D5233B" w:rsidRDefault="00EB6439">
      <w:pPr>
        <w:pStyle w:val="ListParagraph"/>
        <w:keepNext/>
        <w:ind w:leftChars="0" w:left="420"/>
        <w:jc w:val="center"/>
        <w:rPr>
          <w:del w:id="1376" w:author="lhc1990" w:date="2016-05-19T14:06:00Z"/>
        </w:rPr>
        <w:pPrChange w:id="1377" w:author="lhc1990" w:date="2016-05-19T14:06:00Z">
          <w:pPr>
            <w:pStyle w:val="ListParagraph"/>
            <w:ind w:leftChars="0" w:left="420"/>
          </w:pPr>
        </w:pPrChange>
      </w:pPr>
      <w:del w:id="1378" w:author="lhc1990" w:date="2016-05-19T14:06:00Z">
        <w:r w:rsidDel="00D5233B">
          <w:rPr>
            <w:rFonts w:hint="eastAsia"/>
          </w:rPr>
          <w:delText>画面遷移がある</w:delText>
        </w:r>
        <w:r w:rsidDel="00D5233B">
          <w:rPr>
            <w:rFonts w:hint="eastAsia"/>
          </w:rPr>
          <w:delText>Android</w:delText>
        </w:r>
        <w:r w:rsidDel="00D5233B">
          <w:rPr>
            <w:rFonts w:hint="eastAsia"/>
          </w:rPr>
          <w:delText>アプリケーションから</w:delText>
        </w:r>
        <w:r w:rsidDel="00D5233B">
          <w:rPr>
            <w:rFonts w:hint="eastAsia"/>
          </w:rPr>
          <w:delText>CrypgetSQL</w:delText>
        </w:r>
        <w:r w:rsidDel="00D5233B">
          <w:rPr>
            <w:rFonts w:hint="eastAsia"/>
          </w:rPr>
          <w:delText>を利用できるかを確認します。</w:delText>
        </w:r>
      </w:del>
    </w:p>
    <w:p w14:paraId="25E276F4" w14:textId="4BB87387" w:rsidR="0084570E" w:rsidDel="00D5233B" w:rsidRDefault="0084570E">
      <w:pPr>
        <w:pStyle w:val="ListParagraph"/>
        <w:keepNext/>
        <w:numPr>
          <w:ilvl w:val="0"/>
          <w:numId w:val="30"/>
        </w:numPr>
        <w:ind w:leftChars="0"/>
        <w:jc w:val="center"/>
        <w:rPr>
          <w:del w:id="1379" w:author="lhc1990" w:date="2016-05-19T14:06:00Z"/>
        </w:rPr>
        <w:pPrChange w:id="1380" w:author="lhc1990" w:date="2016-05-19T14:06:00Z">
          <w:pPr>
            <w:pStyle w:val="ListParagraph"/>
            <w:numPr>
              <w:numId w:val="30"/>
            </w:numPr>
            <w:ind w:leftChars="0" w:left="420" w:hanging="420"/>
          </w:pPr>
        </w:pPrChange>
      </w:pPr>
      <w:del w:id="1381" w:author="lhc1990" w:date="2016-05-19T14:06:00Z">
        <w:r w:rsidDel="00D5233B">
          <w:rPr>
            <w:rFonts w:hint="eastAsia"/>
          </w:rPr>
          <w:delText>試験アプリ</w:delText>
        </w:r>
      </w:del>
    </w:p>
    <w:p w14:paraId="1CCF4237" w14:textId="3C8692C6" w:rsidR="003340DD" w:rsidDel="00D5233B" w:rsidRDefault="003340DD">
      <w:pPr>
        <w:pStyle w:val="ListParagraph"/>
        <w:keepNext/>
        <w:ind w:leftChars="0" w:left="420"/>
        <w:jc w:val="center"/>
        <w:rPr>
          <w:del w:id="1382" w:author="lhc1990" w:date="2016-05-19T14:06:00Z"/>
        </w:rPr>
        <w:pPrChange w:id="1383" w:author="lhc1990" w:date="2016-05-19T14:06:00Z">
          <w:pPr>
            <w:pStyle w:val="ListParagraph"/>
            <w:ind w:leftChars="0" w:left="420"/>
          </w:pPr>
        </w:pPrChange>
      </w:pPr>
      <w:del w:id="1384" w:author="lhc1990" w:date="2016-05-19T14:06:00Z">
        <w:r w:rsidDel="00D5233B">
          <w:delText>IntegrationTestApp1_</w:delText>
        </w:r>
        <w:r w:rsidDel="00D5233B">
          <w:rPr>
            <w:rFonts w:hint="eastAsia"/>
          </w:rPr>
          <w:delText>5</w:delText>
        </w:r>
        <w:r w:rsidDel="00D5233B">
          <w:rPr>
            <w:rFonts w:hint="eastAsia"/>
          </w:rPr>
          <w:delText>を利用します。</w:delText>
        </w:r>
      </w:del>
    </w:p>
    <w:p w14:paraId="0DEFF65B" w14:textId="183D39B0" w:rsidR="00421750" w:rsidDel="00D5233B" w:rsidRDefault="00421750">
      <w:pPr>
        <w:pStyle w:val="ListParagraph"/>
        <w:keepNext/>
        <w:numPr>
          <w:ilvl w:val="0"/>
          <w:numId w:val="30"/>
        </w:numPr>
        <w:ind w:leftChars="0"/>
        <w:jc w:val="center"/>
        <w:rPr>
          <w:del w:id="1385" w:author="lhc1990" w:date="2016-05-19T14:06:00Z"/>
        </w:rPr>
        <w:pPrChange w:id="1386" w:author="lhc1990" w:date="2016-05-19T14:06:00Z">
          <w:pPr>
            <w:pStyle w:val="ListParagraph"/>
            <w:numPr>
              <w:numId w:val="30"/>
            </w:numPr>
            <w:ind w:leftChars="0" w:left="420" w:hanging="420"/>
          </w:pPr>
        </w:pPrChange>
      </w:pPr>
      <w:del w:id="1387" w:author="lhc1990" w:date="2016-05-19T14:06:00Z">
        <w:r w:rsidDel="00D5233B">
          <w:rPr>
            <w:rFonts w:hint="eastAsia"/>
          </w:rPr>
          <w:delText>試験の手順</w:delText>
        </w:r>
      </w:del>
    </w:p>
    <w:p w14:paraId="4515A891" w14:textId="194AD437" w:rsidR="00421750" w:rsidDel="00D5233B" w:rsidRDefault="00353485">
      <w:pPr>
        <w:pStyle w:val="ListParagraph"/>
        <w:keepNext/>
        <w:ind w:leftChars="0" w:left="420" w:firstLineChars="50" w:firstLine="105"/>
        <w:jc w:val="center"/>
        <w:rPr>
          <w:del w:id="1388" w:author="lhc1990" w:date="2016-05-19T14:06:00Z"/>
        </w:rPr>
        <w:pPrChange w:id="1389" w:author="lhc1990" w:date="2016-05-19T14:06:00Z">
          <w:pPr>
            <w:pStyle w:val="ListParagraph"/>
            <w:ind w:leftChars="0" w:left="420" w:firstLineChars="50" w:firstLine="105"/>
          </w:pPr>
        </w:pPrChange>
      </w:pPr>
      <w:del w:id="1390" w:author="lhc1990" w:date="2016-05-19T14:06:00Z">
        <w:r w:rsidDel="00D5233B">
          <w:rPr>
            <w:rFonts w:hint="eastAsia"/>
          </w:rPr>
          <w:delText>試験仕様書の手順通り操作して</w:delText>
        </w:r>
        <w:r w:rsidR="00E726CE" w:rsidDel="00D5233B">
          <w:rPr>
            <w:rFonts w:hint="eastAsia"/>
          </w:rPr>
          <w:delText>下さい</w:delText>
        </w:r>
        <w:r w:rsidDel="00D5233B">
          <w:rPr>
            <w:rFonts w:hint="eastAsia"/>
          </w:rPr>
          <w:delText>。</w:delText>
        </w:r>
        <w:r w:rsidR="00071787" w:rsidDel="00D5233B">
          <w:rPr>
            <w:rFonts w:hint="eastAsia"/>
          </w:rPr>
          <w:delText>確認内容欄に</w:delText>
        </w:r>
        <w:r w:rsidR="006A0F26" w:rsidDel="00D5233B">
          <w:rPr>
            <w:rFonts w:hint="eastAsia"/>
          </w:rPr>
          <w:delText>「（</w:delText>
        </w:r>
        <w:r w:rsidR="006A0F26" w:rsidDel="00D5233B">
          <w:rPr>
            <w:rFonts w:hint="eastAsia"/>
          </w:rPr>
          <w:delText>A</w:delText>
        </w:r>
        <w:r w:rsidR="006A0F26" w:rsidDel="00D5233B">
          <w:rPr>
            <w:rFonts w:hint="eastAsia"/>
          </w:rPr>
          <w:delText>画面</w:delText>
        </w:r>
        <w:r w:rsidR="006A0F26" w:rsidDel="00D5233B">
          <w:rPr>
            <w:rFonts w:hint="eastAsia"/>
          </w:rPr>
          <w:delText>B</w:delText>
        </w:r>
        <w:r w:rsidR="006A0F26" w:rsidDel="00D5233B">
          <w:rPr>
            <w:rFonts w:hint="eastAsia"/>
          </w:rPr>
          <w:delText>画面両方で確認する）」と記載しているところは、</w:delText>
        </w:r>
        <w:r w:rsidR="002E67A3" w:rsidDel="00D5233B">
          <w:rPr>
            <w:rFonts w:hint="eastAsia"/>
          </w:rPr>
          <w:delText>「画面遷移」や「前画面に戻る」ボタンをタップし、</w:delText>
        </w:r>
        <w:r w:rsidR="002E67A3" w:rsidDel="00D5233B">
          <w:rPr>
            <w:rFonts w:hint="eastAsia"/>
          </w:rPr>
          <w:delText>2</w:delText>
        </w:r>
        <w:r w:rsidR="002E67A3" w:rsidDel="00D5233B">
          <w:rPr>
            <w:rFonts w:hint="eastAsia"/>
          </w:rPr>
          <w:delText>つの画面から確認して</w:delText>
        </w:r>
        <w:r w:rsidR="00E726CE" w:rsidDel="00D5233B">
          <w:rPr>
            <w:rFonts w:hint="eastAsia"/>
          </w:rPr>
          <w:delText>下さい</w:delText>
        </w:r>
        <w:r w:rsidR="002E67A3" w:rsidDel="00D5233B">
          <w:rPr>
            <w:rFonts w:hint="eastAsia"/>
          </w:rPr>
          <w:delText>。</w:delText>
        </w:r>
        <w:r w:rsidR="007F7702" w:rsidDel="00D5233B">
          <w:rPr>
            <w:rFonts w:hint="eastAsia"/>
          </w:rPr>
          <w:delText>後述の備考欄にあるよう、この試験アプリでは、</w:delText>
        </w:r>
        <w:r w:rsidR="007F7702" w:rsidDel="00D5233B">
          <w:rPr>
            <w:rFonts w:hint="eastAsia"/>
          </w:rPr>
          <w:delText>2</w:delText>
        </w:r>
        <w:r w:rsidR="007F7702" w:rsidDel="00D5233B">
          <w:rPr>
            <w:rFonts w:hint="eastAsia"/>
          </w:rPr>
          <w:delText>つの画面から</w:delText>
        </w:r>
        <w:r w:rsidR="007F7702" w:rsidDel="00D5233B">
          <w:rPr>
            <w:rFonts w:hint="eastAsia"/>
          </w:rPr>
          <w:delText>1</w:delText>
        </w:r>
        <w:r w:rsidR="007F7702" w:rsidDel="00D5233B">
          <w:rPr>
            <w:rFonts w:hint="eastAsia"/>
          </w:rPr>
          <w:delText>つのデータベースを操作しています。</w:delText>
        </w:r>
        <w:r w:rsidR="00E86C91" w:rsidDel="00D5233B">
          <w:rPr>
            <w:rFonts w:hint="eastAsia"/>
          </w:rPr>
          <w:delText>A</w:delText>
        </w:r>
        <w:r w:rsidR="00E86C91" w:rsidDel="00D5233B">
          <w:rPr>
            <w:rFonts w:hint="eastAsia"/>
          </w:rPr>
          <w:delText>画面で操作し、</w:delText>
        </w:r>
        <w:r w:rsidR="00E86C91" w:rsidDel="00D5233B">
          <w:rPr>
            <w:rFonts w:hint="eastAsia"/>
          </w:rPr>
          <w:delText>B</w:delText>
        </w:r>
        <w:r w:rsidR="00E86C91" w:rsidDel="00D5233B">
          <w:rPr>
            <w:rFonts w:hint="eastAsia"/>
          </w:rPr>
          <w:delText>画面に遷移後、「一覧表示」ボタンをタップ</w:delText>
        </w:r>
        <w:r w:rsidR="00826B0F" w:rsidDel="00D5233B">
          <w:rPr>
            <w:rFonts w:hint="eastAsia"/>
          </w:rPr>
          <w:delText>し</w:delText>
        </w:r>
        <w:r w:rsidR="00E86C91" w:rsidDel="00D5233B">
          <w:rPr>
            <w:rFonts w:hint="eastAsia"/>
          </w:rPr>
          <w:delText>、</w:delText>
        </w:r>
        <w:r w:rsidR="00E86C91" w:rsidDel="00D5233B">
          <w:rPr>
            <w:rFonts w:hint="eastAsia"/>
          </w:rPr>
          <w:delText>A</w:delText>
        </w:r>
        <w:r w:rsidR="00E86C91" w:rsidDel="00D5233B">
          <w:rPr>
            <w:rFonts w:hint="eastAsia"/>
          </w:rPr>
          <w:delText>画面の操作が</w:delText>
        </w:r>
        <w:r w:rsidR="00E86C91" w:rsidDel="00D5233B">
          <w:rPr>
            <w:rFonts w:hint="eastAsia"/>
          </w:rPr>
          <w:delText>B</w:delText>
        </w:r>
        <w:r w:rsidR="00E86C91" w:rsidDel="00D5233B">
          <w:rPr>
            <w:rFonts w:hint="eastAsia"/>
          </w:rPr>
          <w:delText>画面でも</w:delText>
        </w:r>
        <w:r w:rsidR="00CB0284" w:rsidDel="00D5233B">
          <w:rPr>
            <w:rFonts w:hint="eastAsia"/>
          </w:rPr>
          <w:delText>反映できていることを</w:delText>
        </w:r>
        <w:r w:rsidR="00E86C91" w:rsidDel="00D5233B">
          <w:rPr>
            <w:rFonts w:hint="eastAsia"/>
          </w:rPr>
          <w:delText>確認</w:delText>
        </w:r>
        <w:r w:rsidR="00826B0F" w:rsidDel="00D5233B">
          <w:rPr>
            <w:rFonts w:hint="eastAsia"/>
          </w:rPr>
          <w:delText>し</w:delText>
        </w:r>
        <w:r w:rsidR="00E86C91" w:rsidDel="00D5233B">
          <w:rPr>
            <w:rFonts w:hint="eastAsia"/>
          </w:rPr>
          <w:delText>ます。</w:delText>
        </w:r>
      </w:del>
    </w:p>
    <w:p w14:paraId="3EFE1170" w14:textId="55C40428" w:rsidR="0084570E" w:rsidDel="00D5233B" w:rsidRDefault="0084570E">
      <w:pPr>
        <w:pStyle w:val="ListParagraph"/>
        <w:keepNext/>
        <w:numPr>
          <w:ilvl w:val="0"/>
          <w:numId w:val="30"/>
        </w:numPr>
        <w:ind w:leftChars="0"/>
        <w:jc w:val="center"/>
        <w:rPr>
          <w:del w:id="1391" w:author="lhc1990" w:date="2016-05-19T14:06:00Z"/>
        </w:rPr>
        <w:pPrChange w:id="1392" w:author="lhc1990" w:date="2016-05-19T14:06:00Z">
          <w:pPr>
            <w:pStyle w:val="ListParagraph"/>
            <w:numPr>
              <w:numId w:val="30"/>
            </w:numPr>
            <w:ind w:leftChars="0" w:left="420" w:hanging="420"/>
          </w:pPr>
        </w:pPrChange>
      </w:pPr>
      <w:del w:id="1393" w:author="lhc1990" w:date="2016-05-19T14:06:00Z">
        <w:r w:rsidDel="00D5233B">
          <w:rPr>
            <w:rFonts w:hint="eastAsia"/>
          </w:rPr>
          <w:delText>備考</w:delText>
        </w:r>
      </w:del>
    </w:p>
    <w:p w14:paraId="562BFA11" w14:textId="563520A0" w:rsidR="00554EB7" w:rsidDel="00D5233B" w:rsidRDefault="00811ACD">
      <w:pPr>
        <w:pStyle w:val="ListParagraph"/>
        <w:keepNext/>
        <w:ind w:leftChars="0" w:left="420" w:firstLineChars="50" w:firstLine="105"/>
        <w:jc w:val="center"/>
        <w:rPr>
          <w:del w:id="1394" w:author="lhc1990" w:date="2016-05-19T14:06:00Z"/>
        </w:rPr>
        <w:pPrChange w:id="1395" w:author="lhc1990" w:date="2016-05-19T14:06:00Z">
          <w:pPr>
            <w:pStyle w:val="ListParagraph"/>
            <w:ind w:leftChars="0" w:left="420" w:firstLineChars="50" w:firstLine="105"/>
          </w:pPr>
        </w:pPrChange>
      </w:pPr>
      <w:del w:id="1396" w:author="lhc1990" w:date="2016-05-19T14:06:00Z">
        <w:r w:rsidDel="00D5233B">
          <w:rPr>
            <w:rFonts w:hint="eastAsia"/>
          </w:rPr>
          <w:delText>試験番号</w:delText>
        </w:r>
        <w:r w:rsidDel="00D5233B">
          <w:rPr>
            <w:rFonts w:hint="eastAsia"/>
          </w:rPr>
          <w:delText>1.2.X</w:delText>
        </w:r>
        <w:r w:rsidR="0084570E" w:rsidDel="00D5233B">
          <w:rPr>
            <w:rFonts w:hint="eastAsia"/>
          </w:rPr>
          <w:delText>と類似していますが、試験番号</w:delText>
        </w:r>
        <w:r w:rsidR="0084570E" w:rsidDel="00D5233B">
          <w:rPr>
            <w:rFonts w:hint="eastAsia"/>
          </w:rPr>
          <w:delText>1.5.X</w:delText>
        </w:r>
        <w:r w:rsidR="0084570E" w:rsidDel="00D5233B">
          <w:rPr>
            <w:rFonts w:hint="eastAsia"/>
          </w:rPr>
          <w:delText>では複数画面から同じデータベースを操作し、試験番号</w:delText>
        </w:r>
        <w:r w:rsidR="0084570E" w:rsidDel="00D5233B">
          <w:rPr>
            <w:rFonts w:hint="eastAsia"/>
          </w:rPr>
          <w:delText>1.2.</w:delText>
        </w:r>
        <w:r w:rsidR="004B0B2E" w:rsidDel="00D5233B">
          <w:rPr>
            <w:rFonts w:hint="eastAsia"/>
          </w:rPr>
          <w:delText>X</w:delText>
        </w:r>
        <w:r w:rsidR="0084570E" w:rsidDel="00D5233B">
          <w:rPr>
            <w:rFonts w:hint="eastAsia"/>
          </w:rPr>
          <w:delText>では複数画面それぞれ別のデータベースを操作している点が異なります</w:delText>
        </w:r>
        <w:r w:rsidDel="00D5233B">
          <w:rPr>
            <w:rFonts w:hint="eastAsia"/>
          </w:rPr>
          <w:delText>。</w:delText>
        </w:r>
      </w:del>
    </w:p>
    <w:p w14:paraId="70253FF4" w14:textId="4F317696" w:rsidR="003340DD" w:rsidRPr="00811ACD" w:rsidDel="00D5233B" w:rsidRDefault="003340DD">
      <w:pPr>
        <w:keepNext/>
        <w:jc w:val="center"/>
        <w:rPr>
          <w:del w:id="1397" w:author="lhc1990" w:date="2016-05-19T14:06:00Z"/>
        </w:rPr>
        <w:pPrChange w:id="1398" w:author="lhc1990" w:date="2016-05-19T14:06:00Z">
          <w:pPr/>
        </w:pPrChange>
      </w:pPr>
    </w:p>
    <w:p w14:paraId="6013756A" w14:textId="379F37E0" w:rsidR="00230713" w:rsidDel="00D5233B" w:rsidRDefault="00230713">
      <w:pPr>
        <w:keepNext/>
        <w:jc w:val="center"/>
        <w:rPr>
          <w:del w:id="1399" w:author="lhc1990" w:date="2016-05-19T14:06:00Z"/>
        </w:rPr>
        <w:pPrChange w:id="1400" w:author="lhc1990" w:date="2016-05-19T14:06:00Z">
          <w:pPr/>
        </w:pPrChange>
      </w:pPr>
    </w:p>
    <w:p w14:paraId="658C546C" w14:textId="37B9CE57" w:rsidR="003340DD" w:rsidDel="00D5233B" w:rsidRDefault="003340DD">
      <w:pPr>
        <w:pStyle w:val="Heading3"/>
        <w:numPr>
          <w:ilvl w:val="2"/>
          <w:numId w:val="7"/>
        </w:numPr>
        <w:ind w:leftChars="0"/>
        <w:jc w:val="center"/>
        <w:rPr>
          <w:del w:id="1401" w:author="lhc1990" w:date="2016-05-19T14:06:00Z"/>
        </w:rPr>
        <w:pPrChange w:id="1402" w:author="lhc1990" w:date="2016-05-19T14:06:00Z">
          <w:pPr>
            <w:pStyle w:val="Heading3"/>
            <w:numPr>
              <w:ilvl w:val="2"/>
              <w:numId w:val="7"/>
            </w:numPr>
            <w:ind w:leftChars="0" w:left="709" w:hanging="709"/>
          </w:pPr>
        </w:pPrChange>
      </w:pPr>
      <w:del w:id="1403" w:author="lhc1990" w:date="2016-05-19T14:06:00Z">
        <w:r w:rsidDel="00D5233B">
          <w:rPr>
            <w:rFonts w:hint="eastAsia"/>
          </w:rPr>
          <w:delText>試験番号</w:delText>
        </w:r>
        <w:r w:rsidDel="00D5233B">
          <w:rPr>
            <w:rFonts w:hint="eastAsia"/>
          </w:rPr>
          <w:delText>1.6.X</w:delText>
        </w:r>
      </w:del>
    </w:p>
    <w:p w14:paraId="6F60A08A" w14:textId="0748978B" w:rsidR="003C3DF4" w:rsidDel="00D5233B" w:rsidRDefault="003C3DF4">
      <w:pPr>
        <w:pStyle w:val="ListParagraph"/>
        <w:keepNext/>
        <w:numPr>
          <w:ilvl w:val="0"/>
          <w:numId w:val="29"/>
        </w:numPr>
        <w:ind w:leftChars="0"/>
        <w:jc w:val="center"/>
        <w:rPr>
          <w:del w:id="1404" w:author="lhc1990" w:date="2016-05-19T14:06:00Z"/>
        </w:rPr>
        <w:pPrChange w:id="1405" w:author="lhc1990" w:date="2016-05-19T14:06:00Z">
          <w:pPr>
            <w:pStyle w:val="ListParagraph"/>
            <w:numPr>
              <w:numId w:val="29"/>
            </w:numPr>
            <w:ind w:leftChars="0" w:left="420" w:hanging="420"/>
          </w:pPr>
        </w:pPrChange>
      </w:pPr>
      <w:del w:id="1406" w:author="lhc1990" w:date="2016-05-19T14:06:00Z">
        <w:r w:rsidDel="00D5233B">
          <w:rPr>
            <w:rFonts w:hint="eastAsia"/>
          </w:rPr>
          <w:delText>試験の</w:delText>
        </w:r>
        <w:r w:rsidR="0084570E" w:rsidDel="00D5233B">
          <w:rPr>
            <w:rFonts w:hint="eastAsia"/>
          </w:rPr>
          <w:delText>内容</w:delText>
        </w:r>
      </w:del>
    </w:p>
    <w:p w14:paraId="223CACC8" w14:textId="1F1E06BE" w:rsidR="003C3DF4" w:rsidRPr="003C3DF4" w:rsidDel="00D5233B" w:rsidRDefault="004261DD">
      <w:pPr>
        <w:pStyle w:val="ListParagraph"/>
        <w:keepNext/>
        <w:ind w:leftChars="0" w:left="420" w:firstLineChars="50" w:firstLine="105"/>
        <w:jc w:val="center"/>
        <w:rPr>
          <w:del w:id="1407" w:author="lhc1990" w:date="2016-05-19T14:06:00Z"/>
        </w:rPr>
        <w:pPrChange w:id="1408" w:author="lhc1990" w:date="2016-05-19T14:06:00Z">
          <w:pPr>
            <w:pStyle w:val="ListParagraph"/>
            <w:ind w:leftChars="0" w:left="420" w:firstLineChars="50" w:firstLine="105"/>
          </w:pPr>
        </w:pPrChange>
      </w:pPr>
      <w:del w:id="1409" w:author="lhc1990" w:date="2016-05-19T14:06:00Z">
        <w:r w:rsidDel="00D5233B">
          <w:rPr>
            <w:rFonts w:hint="eastAsia"/>
          </w:rPr>
          <w:delText>あるアプリケーションから別のアプリケーションのデータベースを操作することができる機能（</w:delText>
        </w:r>
        <w:r w:rsidDel="00D5233B">
          <w:rPr>
            <w:rFonts w:hint="eastAsia"/>
          </w:rPr>
          <w:delText>ContentProvider</w:delText>
        </w:r>
        <w:r w:rsidDel="00D5233B">
          <w:rPr>
            <w:rFonts w:hint="eastAsia"/>
          </w:rPr>
          <w:delText>）が利用できることを確認します。</w:delText>
        </w:r>
      </w:del>
    </w:p>
    <w:p w14:paraId="058AB8A2" w14:textId="2B38942B" w:rsidR="003C3DF4" w:rsidDel="00D5233B" w:rsidRDefault="003C3DF4">
      <w:pPr>
        <w:pStyle w:val="ListParagraph"/>
        <w:keepNext/>
        <w:numPr>
          <w:ilvl w:val="0"/>
          <w:numId w:val="29"/>
        </w:numPr>
        <w:ind w:leftChars="0"/>
        <w:jc w:val="center"/>
        <w:rPr>
          <w:del w:id="1410" w:author="lhc1990" w:date="2016-05-19T14:06:00Z"/>
        </w:rPr>
        <w:pPrChange w:id="1411" w:author="lhc1990" w:date="2016-05-19T14:06:00Z">
          <w:pPr>
            <w:pStyle w:val="ListParagraph"/>
            <w:numPr>
              <w:numId w:val="29"/>
            </w:numPr>
            <w:ind w:leftChars="0" w:left="420" w:hanging="420"/>
          </w:pPr>
        </w:pPrChange>
      </w:pPr>
      <w:del w:id="1412" w:author="lhc1990" w:date="2016-05-19T14:06:00Z">
        <w:r w:rsidDel="00D5233B">
          <w:rPr>
            <w:rFonts w:hint="eastAsia"/>
          </w:rPr>
          <w:delText>試験アプリ</w:delText>
        </w:r>
      </w:del>
    </w:p>
    <w:p w14:paraId="67872CB2" w14:textId="7A7939F4" w:rsidR="003C3DF4" w:rsidDel="00D5233B" w:rsidRDefault="009B68B6">
      <w:pPr>
        <w:pStyle w:val="ListParagraph"/>
        <w:keepNext/>
        <w:ind w:leftChars="0" w:left="420"/>
        <w:jc w:val="center"/>
        <w:rPr>
          <w:del w:id="1413" w:author="lhc1990" w:date="2016-05-19T14:06:00Z"/>
        </w:rPr>
        <w:pPrChange w:id="1414" w:author="lhc1990" w:date="2016-05-19T14:06:00Z">
          <w:pPr>
            <w:pStyle w:val="ListParagraph"/>
            <w:ind w:leftChars="0" w:left="420"/>
          </w:pPr>
        </w:pPrChange>
      </w:pPr>
      <w:del w:id="1415" w:author="lhc1990" w:date="2016-05-19T14:06:00Z">
        <w:r w:rsidRPr="005716A0" w:rsidDel="00D5233B">
          <w:delText>IntegrationTestApp1_1</w:delText>
        </w:r>
        <w:r w:rsidDel="00D5233B">
          <w:rPr>
            <w:rFonts w:hint="eastAsia"/>
          </w:rPr>
          <w:delText>と</w:delText>
        </w:r>
        <w:r w:rsidDel="00D5233B">
          <w:delText>IntegrationTestApp1_</w:delText>
        </w:r>
        <w:r w:rsidDel="00D5233B">
          <w:rPr>
            <w:rFonts w:hint="eastAsia"/>
          </w:rPr>
          <w:delText>6B</w:delText>
        </w:r>
        <w:r w:rsidDel="00D5233B">
          <w:rPr>
            <w:rFonts w:hint="eastAsia"/>
          </w:rPr>
          <w:delText>を利用します。</w:delText>
        </w:r>
      </w:del>
    </w:p>
    <w:p w14:paraId="096B5DBB" w14:textId="05F9AAD8" w:rsidR="003C3DF4" w:rsidDel="00D5233B" w:rsidRDefault="003C3DF4">
      <w:pPr>
        <w:pStyle w:val="ListParagraph"/>
        <w:keepNext/>
        <w:numPr>
          <w:ilvl w:val="0"/>
          <w:numId w:val="29"/>
        </w:numPr>
        <w:ind w:leftChars="0"/>
        <w:jc w:val="center"/>
        <w:rPr>
          <w:del w:id="1416" w:author="lhc1990" w:date="2016-05-19T14:06:00Z"/>
        </w:rPr>
        <w:pPrChange w:id="1417" w:author="lhc1990" w:date="2016-05-19T14:06:00Z">
          <w:pPr>
            <w:pStyle w:val="ListParagraph"/>
            <w:numPr>
              <w:numId w:val="29"/>
            </w:numPr>
            <w:ind w:leftChars="0" w:left="420" w:hanging="420"/>
          </w:pPr>
        </w:pPrChange>
      </w:pPr>
      <w:del w:id="1418" w:author="lhc1990" w:date="2016-05-19T14:06:00Z">
        <w:r w:rsidDel="00D5233B">
          <w:rPr>
            <w:rFonts w:hint="eastAsia"/>
          </w:rPr>
          <w:delText>試験手順</w:delText>
        </w:r>
      </w:del>
    </w:p>
    <w:p w14:paraId="538FA92C" w14:textId="70580C74" w:rsidR="009B68B6" w:rsidDel="00D5233B" w:rsidRDefault="005C62D4">
      <w:pPr>
        <w:pStyle w:val="ListParagraph"/>
        <w:keepNext/>
        <w:ind w:leftChars="0" w:left="420" w:firstLineChars="50" w:firstLine="105"/>
        <w:jc w:val="center"/>
        <w:rPr>
          <w:del w:id="1419" w:author="lhc1990" w:date="2016-05-19T14:06:00Z"/>
        </w:rPr>
        <w:pPrChange w:id="1420" w:author="lhc1990" w:date="2016-05-19T14:06:00Z">
          <w:pPr>
            <w:pStyle w:val="ListParagraph"/>
            <w:ind w:leftChars="0" w:left="420" w:firstLineChars="50" w:firstLine="105"/>
          </w:pPr>
        </w:pPrChange>
      </w:pPr>
      <w:del w:id="1421" w:author="lhc1990" w:date="2016-05-19T14:06:00Z">
        <w:r w:rsidRPr="005716A0" w:rsidDel="00D5233B">
          <w:delText>IntegrationTestApp1_1</w:delText>
        </w:r>
        <w:r w:rsidDel="00D5233B">
          <w:rPr>
            <w:rFonts w:hint="eastAsia"/>
          </w:rPr>
          <w:delText>が</w:delText>
        </w:r>
        <w:r w:rsidR="0073208F" w:rsidDel="00D5233B">
          <w:rPr>
            <w:rFonts w:hint="eastAsia"/>
          </w:rPr>
          <w:delText>バックグラウンドで</w:delText>
        </w:r>
        <w:r w:rsidR="00547013" w:rsidDel="00D5233B">
          <w:rPr>
            <w:rFonts w:hint="eastAsia"/>
          </w:rPr>
          <w:delText>動作</w:delText>
        </w:r>
        <w:r w:rsidR="00EA13C1" w:rsidDel="00D5233B">
          <w:rPr>
            <w:rFonts w:hint="eastAsia"/>
          </w:rPr>
          <w:delText>している</w:delText>
        </w:r>
        <w:r w:rsidDel="00D5233B">
          <w:rPr>
            <w:rFonts w:hint="eastAsia"/>
          </w:rPr>
          <w:delText>端末で</w:delText>
        </w:r>
        <w:r w:rsidDel="00D5233B">
          <w:delText>IntegrationTestApp1_</w:delText>
        </w:r>
        <w:r w:rsidDel="00D5233B">
          <w:rPr>
            <w:rFonts w:hint="eastAsia"/>
          </w:rPr>
          <w:delText>6B</w:delText>
        </w:r>
        <w:r w:rsidDel="00D5233B">
          <w:rPr>
            <w:rFonts w:hint="eastAsia"/>
          </w:rPr>
          <w:delText>を操作</w:delText>
        </w:r>
        <w:r w:rsidR="003C3DF4" w:rsidDel="00D5233B">
          <w:rPr>
            <w:rFonts w:hint="eastAsia"/>
          </w:rPr>
          <w:delText>します。</w:delText>
        </w:r>
        <w:r w:rsidR="00547013" w:rsidDel="00D5233B">
          <w:delText>IntegrationTestApp1_</w:delText>
        </w:r>
        <w:r w:rsidR="00547013" w:rsidDel="00D5233B">
          <w:rPr>
            <w:rFonts w:hint="eastAsia"/>
          </w:rPr>
          <w:delText>6B</w:delText>
        </w:r>
        <w:r w:rsidR="00547013" w:rsidDel="00D5233B">
          <w:rPr>
            <w:rFonts w:hint="eastAsia"/>
          </w:rPr>
          <w:delText>の操作方法については、</w:delText>
        </w:r>
        <w:r w:rsidR="000829D4" w:rsidDel="00D5233B">
          <w:rPr>
            <w:rFonts w:hint="eastAsia"/>
          </w:rPr>
          <w:delText>難しくないため説明を省きます。</w:delText>
        </w:r>
        <w:r w:rsidR="00547013" w:rsidRPr="005716A0" w:rsidDel="00D5233B">
          <w:delText>IntegrationTestApp1_1</w:delText>
        </w:r>
        <w:r w:rsidR="00547013" w:rsidDel="00D5233B">
          <w:rPr>
            <w:rFonts w:hint="eastAsia"/>
          </w:rPr>
          <w:delText>をバックグラウンドで動作させるには、</w:delText>
        </w:r>
        <w:r w:rsidR="00893883" w:rsidRPr="005716A0" w:rsidDel="00D5233B">
          <w:delText>IntegrationTestApp1_1</w:delText>
        </w:r>
        <w:r w:rsidR="00893883" w:rsidDel="00D5233B">
          <w:rPr>
            <w:rFonts w:hint="eastAsia"/>
          </w:rPr>
          <w:delText>を</w:delText>
        </w:r>
        <w:r w:rsidR="00547013" w:rsidDel="00D5233B">
          <w:rPr>
            <w:rFonts w:hint="eastAsia"/>
          </w:rPr>
          <w:delText>通常通りの起動（</w:delText>
        </w:r>
        <w:r w:rsidR="00547013" w:rsidDel="00D5233B">
          <w:fldChar w:fldCharType="begin"/>
        </w:r>
        <w:r w:rsidR="00547013" w:rsidDel="00D5233B">
          <w:delInstrText xml:space="preserve"> </w:delInstrText>
        </w:r>
        <w:r w:rsidR="00547013" w:rsidDel="00D5233B">
          <w:rPr>
            <w:rFonts w:hint="eastAsia"/>
          </w:rPr>
          <w:delInstrText>REF _Ref416856279 \n \h</w:delInstrText>
        </w:r>
        <w:r w:rsidR="00547013" w:rsidDel="00D5233B">
          <w:delInstrText xml:space="preserve"> </w:delInstrText>
        </w:r>
        <w:r w:rsidR="00547013" w:rsidDel="00D5233B">
          <w:fldChar w:fldCharType="separate"/>
        </w:r>
        <w:r w:rsidR="00184145" w:rsidDel="00D5233B">
          <w:delText>3.1.2</w:delText>
        </w:r>
        <w:r w:rsidR="00547013" w:rsidDel="00D5233B">
          <w:fldChar w:fldCharType="end"/>
        </w:r>
        <w:r w:rsidR="00547013" w:rsidDel="00D5233B">
          <w:rPr>
            <w:rFonts w:hint="eastAsia"/>
          </w:rPr>
          <w:delText>項参考）を行い、</w:delText>
        </w:r>
        <w:r w:rsidR="00893883" w:rsidDel="00D5233B">
          <w:rPr>
            <w:rFonts w:hint="eastAsia"/>
          </w:rPr>
          <w:delText>その後、</w:delText>
        </w:r>
        <w:r w:rsidR="00547013" w:rsidDel="00D5233B">
          <w:delText>IntegrationTestApp1_</w:delText>
        </w:r>
        <w:r w:rsidR="00547013" w:rsidDel="00D5233B">
          <w:rPr>
            <w:rFonts w:hint="eastAsia"/>
          </w:rPr>
          <w:delText>6B</w:delText>
        </w:r>
        <w:r w:rsidR="00547013" w:rsidDel="00D5233B">
          <w:rPr>
            <w:rFonts w:hint="eastAsia"/>
          </w:rPr>
          <w:delText>を起動すれば、</w:delText>
        </w:r>
        <w:r w:rsidR="00547013" w:rsidRPr="005716A0" w:rsidDel="00D5233B">
          <w:delText>IntegrationTestApp1_1</w:delText>
        </w:r>
        <w:r w:rsidR="00547013" w:rsidDel="00D5233B">
          <w:rPr>
            <w:rFonts w:hint="eastAsia"/>
          </w:rPr>
          <w:delText>はバックグラウンドになります。</w:delText>
        </w:r>
      </w:del>
    </w:p>
    <w:p w14:paraId="4959D314" w14:textId="7CE2A397" w:rsidR="009B68B6" w:rsidRPr="00547013" w:rsidDel="00D5233B" w:rsidRDefault="009B68B6">
      <w:pPr>
        <w:keepNext/>
        <w:jc w:val="center"/>
        <w:rPr>
          <w:del w:id="1422" w:author="lhc1990" w:date="2016-05-19T14:06:00Z"/>
        </w:rPr>
        <w:pPrChange w:id="1423" w:author="lhc1990" w:date="2016-05-19T14:06:00Z">
          <w:pPr/>
        </w:pPrChange>
      </w:pPr>
    </w:p>
    <w:p w14:paraId="160374CB" w14:textId="1DAAD5F6" w:rsidR="00230713" w:rsidDel="00D5233B" w:rsidRDefault="00230713">
      <w:pPr>
        <w:keepNext/>
        <w:jc w:val="center"/>
        <w:rPr>
          <w:del w:id="1424" w:author="lhc1990" w:date="2016-05-19T14:06:00Z"/>
        </w:rPr>
        <w:pPrChange w:id="1425" w:author="lhc1990" w:date="2016-05-19T14:06:00Z">
          <w:pPr/>
        </w:pPrChange>
      </w:pPr>
    </w:p>
    <w:p w14:paraId="1DA45103" w14:textId="3D99D01B" w:rsidR="00917CE1" w:rsidDel="00D5233B" w:rsidRDefault="00917CE1">
      <w:pPr>
        <w:pStyle w:val="Heading3"/>
        <w:numPr>
          <w:ilvl w:val="2"/>
          <w:numId w:val="7"/>
        </w:numPr>
        <w:ind w:leftChars="0"/>
        <w:jc w:val="center"/>
        <w:rPr>
          <w:del w:id="1426" w:author="lhc1990" w:date="2016-05-19T14:06:00Z"/>
        </w:rPr>
        <w:pPrChange w:id="1427" w:author="lhc1990" w:date="2016-05-19T14:06:00Z">
          <w:pPr>
            <w:pStyle w:val="Heading3"/>
            <w:numPr>
              <w:ilvl w:val="2"/>
              <w:numId w:val="7"/>
            </w:numPr>
            <w:ind w:leftChars="0" w:left="709" w:hanging="709"/>
          </w:pPr>
        </w:pPrChange>
      </w:pPr>
      <w:bookmarkStart w:id="1428" w:name="_Ref416781851"/>
      <w:del w:id="1429" w:author="lhc1990" w:date="2016-05-19T14:06:00Z">
        <w:r w:rsidDel="00D5233B">
          <w:rPr>
            <w:rFonts w:hint="eastAsia"/>
          </w:rPr>
          <w:delText>試験番号</w:delText>
        </w:r>
        <w:r w:rsidDel="00D5233B">
          <w:rPr>
            <w:rFonts w:hint="eastAsia"/>
          </w:rPr>
          <w:delText>1.7.X</w:delText>
        </w:r>
        <w:bookmarkEnd w:id="1428"/>
      </w:del>
    </w:p>
    <w:p w14:paraId="77FB07D2" w14:textId="0EF2364C" w:rsidR="003C3DF4" w:rsidDel="00D5233B" w:rsidRDefault="003C3DF4">
      <w:pPr>
        <w:pStyle w:val="ListParagraph"/>
        <w:keepNext/>
        <w:numPr>
          <w:ilvl w:val="0"/>
          <w:numId w:val="29"/>
        </w:numPr>
        <w:ind w:leftChars="0"/>
        <w:jc w:val="center"/>
        <w:rPr>
          <w:del w:id="1430" w:author="lhc1990" w:date="2016-05-19T14:06:00Z"/>
        </w:rPr>
        <w:pPrChange w:id="1431" w:author="lhc1990" w:date="2016-05-19T14:06:00Z">
          <w:pPr>
            <w:pStyle w:val="ListParagraph"/>
            <w:numPr>
              <w:numId w:val="29"/>
            </w:numPr>
            <w:ind w:leftChars="0" w:left="420" w:hanging="420"/>
          </w:pPr>
        </w:pPrChange>
      </w:pPr>
      <w:del w:id="1432" w:author="lhc1990" w:date="2016-05-19T14:06:00Z">
        <w:r w:rsidDel="00D5233B">
          <w:rPr>
            <w:rFonts w:hint="eastAsia"/>
          </w:rPr>
          <w:delText>試験の</w:delText>
        </w:r>
        <w:r w:rsidR="0084570E" w:rsidDel="00D5233B">
          <w:rPr>
            <w:rFonts w:hint="eastAsia"/>
          </w:rPr>
          <w:delText>内容</w:delText>
        </w:r>
      </w:del>
    </w:p>
    <w:p w14:paraId="419B4B76" w14:textId="45E97C38" w:rsidR="003C3DF4" w:rsidDel="00D5233B" w:rsidRDefault="005A468A">
      <w:pPr>
        <w:pStyle w:val="ListParagraph"/>
        <w:keepNext/>
        <w:ind w:leftChars="0" w:left="420" w:firstLineChars="50" w:firstLine="105"/>
        <w:jc w:val="center"/>
        <w:rPr>
          <w:del w:id="1433" w:author="lhc1990" w:date="2016-05-19T14:06:00Z"/>
        </w:rPr>
        <w:pPrChange w:id="1434" w:author="lhc1990" w:date="2016-05-19T14:06:00Z">
          <w:pPr>
            <w:pStyle w:val="ListParagraph"/>
            <w:ind w:leftChars="0" w:left="420" w:firstLineChars="50" w:firstLine="105"/>
          </w:pPr>
        </w:pPrChange>
      </w:pPr>
      <w:del w:id="1435" w:author="lhc1990" w:date="2016-05-19T14:06:00Z">
        <w:r w:rsidDel="00D5233B">
          <w:rPr>
            <w:rFonts w:hint="eastAsia"/>
          </w:rPr>
          <w:delText>データベースファイルを作成したアプリケーションと</w:delText>
        </w:r>
        <w:r w:rsidR="00DF3A1D" w:rsidDel="00D5233B">
          <w:rPr>
            <w:rFonts w:hint="eastAsia"/>
          </w:rPr>
          <w:delText>同じ</w:delText>
        </w:r>
        <w:r w:rsidR="00DF3A1D" w:rsidDel="00D5233B">
          <w:rPr>
            <w:rFonts w:hint="eastAsia"/>
          </w:rPr>
          <w:delText>UID</w:delText>
        </w:r>
        <w:r w:rsidR="00DF3A1D" w:rsidDel="00D5233B">
          <w:rPr>
            <w:rFonts w:hint="eastAsia"/>
          </w:rPr>
          <w:delText>を持つアプリケーション</w:delText>
        </w:r>
        <w:r w:rsidR="00C42C80" w:rsidDel="00D5233B">
          <w:rPr>
            <w:rFonts w:hint="eastAsia"/>
          </w:rPr>
          <w:delText>は、</w:delText>
        </w:r>
        <w:r w:rsidR="003C3DF4" w:rsidDel="00D5233B">
          <w:rPr>
            <w:rFonts w:hint="eastAsia"/>
          </w:rPr>
          <w:delText>その</w:delText>
        </w:r>
        <w:r w:rsidDel="00D5233B">
          <w:rPr>
            <w:rFonts w:hint="eastAsia"/>
          </w:rPr>
          <w:delText>データベースファイル</w:delText>
        </w:r>
        <w:r w:rsidR="00E65A54" w:rsidDel="00D5233B">
          <w:rPr>
            <w:rFonts w:hint="eastAsia"/>
          </w:rPr>
          <w:delText>が操</w:delText>
        </w:r>
        <w:r w:rsidR="00C42C80" w:rsidDel="00D5233B">
          <w:rPr>
            <w:rFonts w:hint="eastAsia"/>
          </w:rPr>
          <w:delText>作できることを確認します。</w:delText>
        </w:r>
      </w:del>
    </w:p>
    <w:p w14:paraId="54DDA0F5" w14:textId="64420333" w:rsidR="003C3DF4" w:rsidDel="00D5233B" w:rsidRDefault="003C3DF4">
      <w:pPr>
        <w:pStyle w:val="ListParagraph"/>
        <w:keepNext/>
        <w:numPr>
          <w:ilvl w:val="0"/>
          <w:numId w:val="29"/>
        </w:numPr>
        <w:ind w:leftChars="0"/>
        <w:jc w:val="center"/>
        <w:rPr>
          <w:del w:id="1436" w:author="lhc1990" w:date="2016-05-19T14:06:00Z"/>
        </w:rPr>
        <w:pPrChange w:id="1437" w:author="lhc1990" w:date="2016-05-19T14:06:00Z">
          <w:pPr>
            <w:pStyle w:val="ListParagraph"/>
            <w:numPr>
              <w:numId w:val="29"/>
            </w:numPr>
            <w:ind w:leftChars="0" w:left="420" w:hanging="420"/>
          </w:pPr>
        </w:pPrChange>
      </w:pPr>
      <w:del w:id="1438" w:author="lhc1990" w:date="2016-05-19T14:06:00Z">
        <w:r w:rsidDel="00D5233B">
          <w:rPr>
            <w:rFonts w:hint="eastAsia"/>
          </w:rPr>
          <w:delText>背景の知識</w:delText>
        </w:r>
      </w:del>
    </w:p>
    <w:p w14:paraId="278C5EA0" w14:textId="5A871B98" w:rsidR="003C3DF4" w:rsidDel="00D5233B" w:rsidRDefault="00DF3A1D">
      <w:pPr>
        <w:pStyle w:val="ListParagraph"/>
        <w:keepNext/>
        <w:ind w:leftChars="0" w:left="420" w:firstLineChars="50" w:firstLine="105"/>
        <w:jc w:val="center"/>
        <w:rPr>
          <w:del w:id="1439" w:author="lhc1990" w:date="2016-05-19T14:06:00Z"/>
        </w:rPr>
        <w:pPrChange w:id="1440" w:author="lhc1990" w:date="2016-05-19T14:06:00Z">
          <w:pPr>
            <w:pStyle w:val="ListParagraph"/>
            <w:ind w:leftChars="0" w:left="420" w:firstLineChars="50" w:firstLine="105"/>
          </w:pPr>
        </w:pPrChange>
      </w:pPr>
      <w:del w:id="1441" w:author="lhc1990" w:date="2016-05-19T14:06:00Z">
        <w:r w:rsidDel="00D5233B">
          <w:rPr>
            <w:rFonts w:hint="eastAsia"/>
          </w:rPr>
          <w:delText>UID</w:delText>
        </w:r>
        <w:r w:rsidDel="00D5233B">
          <w:rPr>
            <w:rFonts w:hint="eastAsia"/>
          </w:rPr>
          <w:delText>とは、</w:delText>
        </w:r>
        <w:r w:rsidDel="00D5233B">
          <w:rPr>
            <w:rFonts w:hint="eastAsia"/>
          </w:rPr>
          <w:delText>Linux</w:delText>
        </w:r>
        <w:r w:rsidDel="00D5233B">
          <w:rPr>
            <w:rFonts w:hint="eastAsia"/>
          </w:rPr>
          <w:delText>の用語でユーザ</w:delText>
        </w:r>
        <w:r w:rsidDel="00D5233B">
          <w:rPr>
            <w:rFonts w:hint="eastAsia"/>
          </w:rPr>
          <w:delText>ID</w:delText>
        </w:r>
        <w:r w:rsidDel="00D5233B">
          <w:rPr>
            <w:rFonts w:hint="eastAsia"/>
          </w:rPr>
          <w:delText>です。</w:delText>
        </w:r>
        <w:r w:rsidR="00FA586D" w:rsidDel="00D5233B">
          <w:rPr>
            <w:rFonts w:hint="eastAsia"/>
          </w:rPr>
          <w:delText>Android</w:delText>
        </w:r>
        <w:r w:rsidR="00FA586D" w:rsidDel="00D5233B">
          <w:rPr>
            <w:rFonts w:hint="eastAsia"/>
          </w:rPr>
          <w:delText>では、アプリケーションごとに</w:delText>
        </w:r>
        <w:r w:rsidR="00FA586D" w:rsidDel="00D5233B">
          <w:rPr>
            <w:rFonts w:hint="eastAsia"/>
          </w:rPr>
          <w:delText>UID</w:delText>
        </w:r>
        <w:r w:rsidR="00FA586D" w:rsidDel="00D5233B">
          <w:rPr>
            <w:rFonts w:hint="eastAsia"/>
          </w:rPr>
          <w:delText>が割り当てられます。</w:delText>
        </w:r>
        <w:r w:rsidR="00E2446A" w:rsidDel="00D5233B">
          <w:rPr>
            <w:rFonts w:hint="eastAsia"/>
          </w:rPr>
          <w:delText>本来、</w:delText>
        </w:r>
        <w:r w:rsidR="00E2446A" w:rsidDel="00D5233B">
          <w:rPr>
            <w:rFonts w:hint="eastAsia"/>
          </w:rPr>
          <w:delText>CrypgetSQL</w:delText>
        </w:r>
        <w:r w:rsidR="00E2446A" w:rsidDel="00D5233B">
          <w:rPr>
            <w:rFonts w:hint="eastAsia"/>
          </w:rPr>
          <w:delText>では、あるアプリケーションで作成したデータベースファイルは、別のアプリケーション</w:delText>
        </w:r>
        <w:r w:rsidR="00783C25" w:rsidDel="00D5233B">
          <w:rPr>
            <w:rFonts w:hint="eastAsia"/>
          </w:rPr>
          <w:delText>では解読（復号）できず</w:delText>
        </w:r>
        <w:r w:rsidR="00E2446A" w:rsidDel="00D5233B">
          <w:rPr>
            <w:rFonts w:hint="eastAsia"/>
          </w:rPr>
          <w:delText>操作できません。ただし、</w:delText>
        </w:r>
        <w:r w:rsidR="00407F5C" w:rsidDel="00D5233B">
          <w:rPr>
            <w:rFonts w:hint="eastAsia"/>
          </w:rPr>
          <w:delText>同じ</w:delText>
        </w:r>
        <w:r w:rsidR="00407F5C" w:rsidDel="00D5233B">
          <w:rPr>
            <w:rFonts w:hint="eastAsia"/>
          </w:rPr>
          <w:delText>UID</w:delText>
        </w:r>
        <w:r w:rsidR="00407F5C" w:rsidDel="00D5233B">
          <w:rPr>
            <w:rFonts w:hint="eastAsia"/>
          </w:rPr>
          <w:delText>の場合、</w:delText>
        </w:r>
        <w:r w:rsidR="00541D7A" w:rsidDel="00D5233B">
          <w:rPr>
            <w:rFonts w:hint="eastAsia"/>
          </w:rPr>
          <w:delText>あるアプリケーションで作成した</w:delText>
        </w:r>
        <w:r w:rsidR="00E2446A" w:rsidDel="00D5233B">
          <w:rPr>
            <w:rFonts w:hint="eastAsia"/>
          </w:rPr>
          <w:delText>データベースファイル</w:delText>
        </w:r>
        <w:r w:rsidR="009552E9" w:rsidDel="00D5233B">
          <w:rPr>
            <w:rFonts w:hint="eastAsia"/>
          </w:rPr>
          <w:delText>を別のアプリケーションから操作することが可能です（</w:delText>
        </w:r>
        <w:r w:rsidR="00420349" w:rsidDel="00D5233B">
          <w:rPr>
            <w:rFonts w:hint="eastAsia"/>
          </w:rPr>
          <w:delText>UID</w:delText>
        </w:r>
        <w:r w:rsidR="00420349" w:rsidDel="00D5233B">
          <w:rPr>
            <w:rFonts w:hint="eastAsia"/>
          </w:rPr>
          <w:delText>だけではなく</w:delText>
        </w:r>
        <w:r w:rsidR="009552E9" w:rsidDel="00D5233B">
          <w:rPr>
            <w:rFonts w:hint="eastAsia"/>
          </w:rPr>
          <w:delText>同じ端末、など条件がそろう必要があります）。</w:delText>
        </w:r>
      </w:del>
    </w:p>
    <w:p w14:paraId="75A99774" w14:textId="23FA1BC7" w:rsidR="003C3DF4" w:rsidDel="00D5233B" w:rsidRDefault="00E344AC">
      <w:pPr>
        <w:pStyle w:val="ListParagraph"/>
        <w:keepNext/>
        <w:ind w:leftChars="0" w:left="420" w:firstLineChars="50" w:firstLine="105"/>
        <w:jc w:val="center"/>
        <w:rPr>
          <w:del w:id="1442" w:author="lhc1990" w:date="2016-05-19T14:06:00Z"/>
        </w:rPr>
        <w:pPrChange w:id="1443" w:author="lhc1990" w:date="2016-05-19T14:06:00Z">
          <w:pPr>
            <w:pStyle w:val="ListParagraph"/>
            <w:ind w:leftChars="0" w:left="420" w:firstLineChars="50" w:firstLine="105"/>
          </w:pPr>
        </w:pPrChange>
      </w:pPr>
      <w:del w:id="1444" w:author="lhc1990" w:date="2016-05-19T14:06:00Z">
        <w:r w:rsidDel="00D5233B">
          <w:rPr>
            <w:rFonts w:hint="eastAsia"/>
          </w:rPr>
          <w:delText>なお、</w:delText>
        </w:r>
        <w:r w:rsidDel="00D5233B">
          <w:rPr>
            <w:rFonts w:hint="eastAsia"/>
          </w:rPr>
          <w:delText>UID</w:delText>
        </w:r>
        <w:r w:rsidDel="00D5233B">
          <w:rPr>
            <w:rFonts w:hint="eastAsia"/>
          </w:rPr>
          <w:delText>を同じにするには、アプリケーションの</w:delText>
        </w:r>
        <w:r w:rsidR="00767F46" w:rsidDel="00D5233B">
          <w:rPr>
            <w:rFonts w:hint="eastAsia"/>
          </w:rPr>
          <w:delText>Android</w:delText>
        </w:r>
        <w:r w:rsidR="00D10B1E" w:rsidDel="00D5233B">
          <w:rPr>
            <w:rFonts w:hint="eastAsia"/>
          </w:rPr>
          <w:delText>マニフェスト</w:delText>
        </w:r>
        <w:r w:rsidR="00767F46" w:rsidDel="00D5233B">
          <w:rPr>
            <w:rFonts w:hint="eastAsia"/>
          </w:rPr>
          <w:delText>ファイル</w:delText>
        </w:r>
        <w:r w:rsidR="00D10B1E" w:rsidDel="00D5233B">
          <w:rPr>
            <w:rFonts w:hint="eastAsia"/>
          </w:rPr>
          <w:delText>（</w:delText>
        </w:r>
        <w:r w:rsidR="00D10B1E" w:rsidDel="00D5233B">
          <w:rPr>
            <w:rFonts w:hint="eastAsia"/>
          </w:rPr>
          <w:delText>Eclipse</w:delText>
        </w:r>
        <w:r w:rsidR="00D10B1E" w:rsidDel="00D5233B">
          <w:rPr>
            <w:rFonts w:hint="eastAsia"/>
          </w:rPr>
          <w:delText>プロジェクト直下にある</w:delText>
        </w:r>
        <w:r w:rsidR="00D10B1E" w:rsidDel="00D5233B">
          <w:rPr>
            <w:rFonts w:hint="eastAsia"/>
          </w:rPr>
          <w:delText>AndroidManifest.xml</w:delText>
        </w:r>
        <w:r w:rsidDel="00D5233B">
          <w:rPr>
            <w:rFonts w:hint="eastAsia"/>
          </w:rPr>
          <w:delText>）</w:delText>
        </w:r>
        <w:r w:rsidR="00D10B1E" w:rsidDel="00D5233B">
          <w:rPr>
            <w:rFonts w:hint="eastAsia"/>
          </w:rPr>
          <w:delText>で</w:delText>
        </w:r>
        <w:r w:rsidR="00D10B1E" w:rsidDel="00D5233B">
          <w:rPr>
            <w:rFonts w:hint="eastAsia"/>
          </w:rPr>
          <w:delText>sharedUserId</w:delText>
        </w:r>
        <w:r w:rsidR="00CE4D3E" w:rsidDel="00D5233B">
          <w:rPr>
            <w:rFonts w:hint="eastAsia"/>
          </w:rPr>
          <w:delText>の値</w:delText>
        </w:r>
        <w:r w:rsidR="00D10B1E" w:rsidDel="00D5233B">
          <w:rPr>
            <w:rFonts w:hint="eastAsia"/>
          </w:rPr>
          <w:delText>を同じ</w:delText>
        </w:r>
        <w:r w:rsidR="002E75DC" w:rsidDel="00D5233B">
          <w:rPr>
            <w:rFonts w:hint="eastAsia"/>
          </w:rPr>
          <w:delText>にし</w:delText>
        </w:r>
        <w:r w:rsidR="00D10B1E" w:rsidDel="00D5233B">
          <w:rPr>
            <w:rFonts w:hint="eastAsia"/>
          </w:rPr>
          <w:delText>ます。</w:delText>
        </w:r>
        <w:r w:rsidR="00B241D9" w:rsidDel="00D5233B">
          <w:rPr>
            <w:rFonts w:hint="eastAsia"/>
          </w:rPr>
          <w:delText>sharedUserId</w:delText>
        </w:r>
        <w:r w:rsidR="00B241D9" w:rsidDel="00D5233B">
          <w:rPr>
            <w:rFonts w:hint="eastAsia"/>
          </w:rPr>
          <w:delText>には、一つ以上のピリオドを含む必要があります。</w:delText>
        </w:r>
      </w:del>
    </w:p>
    <w:p w14:paraId="194EBB61" w14:textId="4D9CE9B5" w:rsidR="0052175F" w:rsidDel="00D5233B" w:rsidRDefault="00E70FD9">
      <w:pPr>
        <w:pStyle w:val="ListParagraph"/>
        <w:keepNext/>
        <w:ind w:leftChars="0" w:left="420"/>
        <w:jc w:val="center"/>
        <w:rPr>
          <w:del w:id="1445" w:author="lhc1990" w:date="2016-05-19T14:06:00Z"/>
        </w:rPr>
        <w:pPrChange w:id="1446" w:author="lhc1990" w:date="2016-05-19T14:06:00Z">
          <w:pPr>
            <w:pStyle w:val="ListParagraph"/>
            <w:ind w:leftChars="0" w:left="420"/>
          </w:pPr>
        </w:pPrChange>
      </w:pPr>
      <w:del w:id="1447" w:author="lhc1990" w:date="2016-05-19T14:06:00Z">
        <w:r w:rsidDel="00D5233B">
          <w:rPr>
            <w:rFonts w:hint="eastAsia"/>
          </w:rPr>
          <w:delText>なお、</w:delText>
        </w:r>
        <w:r w:rsidR="008917BF" w:rsidDel="00D5233B">
          <w:rPr>
            <w:rFonts w:hint="eastAsia"/>
          </w:rPr>
          <w:delText>アプリケーションの</w:delText>
        </w:r>
        <w:r w:rsidR="008917BF" w:rsidDel="00D5233B">
          <w:rPr>
            <w:rFonts w:hint="eastAsia"/>
          </w:rPr>
          <w:delText>UID</w:delText>
        </w:r>
        <w:r w:rsidR="008917BF" w:rsidDel="00D5233B">
          <w:rPr>
            <w:rFonts w:hint="eastAsia"/>
          </w:rPr>
          <w:delText>については、</w:delText>
        </w:r>
        <w:r w:rsidR="008917BF" w:rsidDel="00D5233B">
          <w:rPr>
            <w:rFonts w:hint="eastAsia"/>
          </w:rPr>
          <w:delText>ADB</w:delText>
        </w:r>
        <w:r w:rsidR="000E0589" w:rsidDel="00D5233B">
          <w:rPr>
            <w:rFonts w:hint="eastAsia"/>
          </w:rPr>
          <w:delText>（</w:delText>
        </w:r>
        <w:r w:rsidR="000E0589" w:rsidDel="00D5233B">
          <w:fldChar w:fldCharType="begin"/>
        </w:r>
        <w:r w:rsidR="000E0589" w:rsidDel="00D5233B">
          <w:delInstrText xml:space="preserve"> </w:delInstrText>
        </w:r>
        <w:r w:rsidR="000E0589" w:rsidDel="00D5233B">
          <w:rPr>
            <w:rFonts w:hint="eastAsia"/>
          </w:rPr>
          <w:delInstrText>REF _Ref416167024 \n \h</w:delInstrText>
        </w:r>
        <w:r w:rsidR="000E0589" w:rsidDel="00D5233B">
          <w:delInstrText xml:space="preserve"> </w:delInstrText>
        </w:r>
        <w:r w:rsidR="000E0589" w:rsidDel="00D5233B">
          <w:fldChar w:fldCharType="separate"/>
        </w:r>
        <w:r w:rsidR="00184145" w:rsidDel="00D5233B">
          <w:delText>4.1</w:delText>
        </w:r>
        <w:r w:rsidR="000E0589" w:rsidDel="00D5233B">
          <w:fldChar w:fldCharType="end"/>
        </w:r>
        <w:r w:rsidR="000E0589" w:rsidDel="00D5233B">
          <w:rPr>
            <w:rFonts w:hint="eastAsia"/>
          </w:rPr>
          <w:delText>節参考）</w:delText>
        </w:r>
        <w:r w:rsidR="008917BF" w:rsidDel="00D5233B">
          <w:rPr>
            <w:rFonts w:hint="eastAsia"/>
          </w:rPr>
          <w:delText>で確認することができます</w:delText>
        </w:r>
        <w:r w:rsidR="00281EDF" w:rsidDel="00D5233B">
          <w:rPr>
            <w:rFonts w:hint="eastAsia"/>
          </w:rPr>
          <w:delText>（</w:delText>
        </w:r>
        <w:r w:rsidR="00281EDF" w:rsidDel="00D5233B">
          <w:fldChar w:fldCharType="begin"/>
        </w:r>
        <w:r w:rsidR="00281EDF" w:rsidDel="00D5233B">
          <w:delInstrText xml:space="preserve"> </w:delInstrText>
        </w:r>
        <w:r w:rsidR="00281EDF" w:rsidDel="00D5233B">
          <w:rPr>
            <w:rFonts w:hint="eastAsia"/>
          </w:rPr>
          <w:delInstrText>REF _Ref416167228 \h</w:delInstrText>
        </w:r>
        <w:r w:rsidR="00281EDF" w:rsidDel="00D5233B">
          <w:delInstrText xml:space="preserve"> </w:delInstrText>
        </w:r>
        <w:r w:rsidR="00281EDF"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12</w:delText>
        </w:r>
        <w:r w:rsidR="00281EDF" w:rsidDel="00D5233B">
          <w:fldChar w:fldCharType="end"/>
        </w:r>
        <w:r w:rsidR="00194A21" w:rsidDel="00D5233B">
          <w:rPr>
            <w:rFonts w:hint="eastAsia"/>
          </w:rPr>
          <w:delText>の赤太字が</w:delText>
        </w:r>
        <w:r w:rsidR="00194A21" w:rsidDel="00D5233B">
          <w:rPr>
            <w:rFonts w:hint="eastAsia"/>
          </w:rPr>
          <w:delText>UID</w:delText>
        </w:r>
        <w:r w:rsidR="00281EDF" w:rsidDel="00D5233B">
          <w:rPr>
            <w:rFonts w:hint="eastAsia"/>
          </w:rPr>
          <w:delText>）</w:delText>
        </w:r>
        <w:r w:rsidR="008917BF" w:rsidDel="00D5233B">
          <w:rPr>
            <w:rFonts w:hint="eastAsia"/>
          </w:rPr>
          <w:delText>。</w:delText>
        </w:r>
        <w:r w:rsidR="006F47CC" w:rsidDel="00D5233B">
          <w:rPr>
            <w:rFonts w:hint="eastAsia"/>
          </w:rPr>
          <w:delText>通常、</w:delText>
        </w:r>
        <w:r w:rsidR="00D55D00" w:rsidDel="00D5233B">
          <w:rPr>
            <w:rFonts w:hint="eastAsia"/>
          </w:rPr>
          <w:delText>su</w:delText>
        </w:r>
        <w:r w:rsidR="00D55D00" w:rsidDel="00D5233B">
          <w:rPr>
            <w:rFonts w:hint="eastAsia"/>
          </w:rPr>
          <w:delText>コマンドはエミュレータ</w:delText>
        </w:r>
        <w:r w:rsidR="006F47CC" w:rsidDel="00D5233B">
          <w:rPr>
            <w:rFonts w:hint="eastAsia"/>
          </w:rPr>
          <w:delText>では使用できますが、</w:delText>
        </w:r>
        <w:r w:rsidR="00D55D00" w:rsidDel="00D5233B">
          <w:rPr>
            <w:rFonts w:hint="eastAsia"/>
          </w:rPr>
          <w:delText>実機では</w:delText>
        </w:r>
        <w:r w:rsidR="006F47CC" w:rsidDel="00D5233B">
          <w:rPr>
            <w:rFonts w:hint="eastAsia"/>
          </w:rPr>
          <w:delText>使用できません</w:delText>
        </w:r>
        <w:r w:rsidR="00D55D00" w:rsidDel="00D5233B">
          <w:rPr>
            <w:rFonts w:hint="eastAsia"/>
          </w:rPr>
          <w:delText>。この場合は確認できません。</w:delText>
        </w:r>
      </w:del>
    </w:p>
    <w:p w14:paraId="502F77FC" w14:textId="17BEB0E1" w:rsidR="002A0D10" w:rsidRPr="00D55D00" w:rsidDel="00D5233B" w:rsidRDefault="002A0D10">
      <w:pPr>
        <w:keepNext/>
        <w:jc w:val="center"/>
        <w:rPr>
          <w:del w:id="1448" w:author="lhc1990" w:date="2016-05-19T14:06:00Z"/>
        </w:rPr>
        <w:pPrChange w:id="1449" w:author="lhc1990" w:date="2016-05-19T14:06:00Z">
          <w:pPr/>
        </w:pPrChange>
      </w:pPr>
    </w:p>
    <w:p w14:paraId="7C773381" w14:textId="24842456" w:rsidR="006A3556" w:rsidDel="00D5233B" w:rsidRDefault="006A3556">
      <w:pPr>
        <w:pStyle w:val="Caption"/>
        <w:keepNext/>
        <w:jc w:val="center"/>
        <w:rPr>
          <w:del w:id="1450" w:author="lhc1990" w:date="2016-05-19T14:06:00Z"/>
        </w:rPr>
      </w:pPr>
      <w:bookmarkStart w:id="1451" w:name="_Ref416167228"/>
      <w:del w:id="1452" w:author="lhc1990" w:date="2016-05-19T14:06:00Z">
        <w:r w:rsidDel="00D5233B">
          <w:rPr>
            <w:rFonts w:hint="eastAsia"/>
          </w:rPr>
          <w:delText>表</w:delText>
        </w:r>
        <w:r w:rsidDel="00D5233B">
          <w:rPr>
            <w:rFonts w:hint="eastAsia"/>
          </w:rPr>
          <w:delText xml:space="preserve"> </w:delText>
        </w:r>
        <w:r w:rsidR="007A1F9F" w:rsidDel="00D5233B">
          <w:rPr>
            <w:b w:val="0"/>
            <w:bCs w:val="0"/>
          </w:rPr>
          <w:fldChar w:fldCharType="begin"/>
        </w:r>
        <w:r w:rsidR="007A1F9F" w:rsidDel="00D5233B">
          <w:delInstrText xml:space="preserve"> </w:delInstrText>
        </w:r>
        <w:r w:rsidR="007A1F9F" w:rsidDel="00D5233B">
          <w:rPr>
            <w:rFonts w:hint="eastAsia"/>
          </w:rPr>
          <w:delInstrText>STYLEREF 1 \s</w:delInstrText>
        </w:r>
        <w:r w:rsidR="007A1F9F" w:rsidDel="00D5233B">
          <w:delInstrText xml:space="preserve"> </w:delInstrText>
        </w:r>
        <w:r w:rsidR="007A1F9F" w:rsidDel="00D5233B">
          <w:rPr>
            <w:b w:val="0"/>
            <w:bCs w:val="0"/>
          </w:rPr>
          <w:fldChar w:fldCharType="separate"/>
        </w:r>
        <w:r w:rsidR="00184145" w:rsidDel="00D5233B">
          <w:rPr>
            <w:noProof/>
          </w:rPr>
          <w:delText>3</w:delText>
        </w:r>
        <w:r w:rsidR="007A1F9F" w:rsidDel="00D5233B">
          <w:rPr>
            <w:b w:val="0"/>
            <w:bCs w:val="0"/>
          </w:rPr>
          <w:fldChar w:fldCharType="end"/>
        </w:r>
        <w:r w:rsidR="007A1F9F" w:rsidDel="00D5233B">
          <w:noBreakHyphen/>
        </w:r>
        <w:r w:rsidR="007A1F9F" w:rsidDel="00D5233B">
          <w:rPr>
            <w:b w:val="0"/>
            <w:bCs w:val="0"/>
          </w:rPr>
          <w:fldChar w:fldCharType="begin"/>
        </w:r>
        <w:r w:rsidR="007A1F9F" w:rsidDel="00D5233B">
          <w:delInstrText xml:space="preserve"> </w:delInstrText>
        </w:r>
        <w:r w:rsidR="007A1F9F" w:rsidDel="00D5233B">
          <w:rPr>
            <w:rFonts w:hint="eastAsia"/>
          </w:rPr>
          <w:delInstrText xml:space="preserve">SEQ </w:delInstrText>
        </w:r>
        <w:r w:rsidR="007A1F9F" w:rsidDel="00D5233B">
          <w:rPr>
            <w:rFonts w:hint="eastAsia"/>
          </w:rPr>
          <w:delInstrText>表</w:delInstrText>
        </w:r>
        <w:r w:rsidR="007A1F9F" w:rsidDel="00D5233B">
          <w:rPr>
            <w:rFonts w:hint="eastAsia"/>
          </w:rPr>
          <w:delInstrText xml:space="preserve"> \* ARABIC \s 1</w:delInstrText>
        </w:r>
        <w:r w:rsidR="007A1F9F" w:rsidDel="00D5233B">
          <w:delInstrText xml:space="preserve"> </w:delInstrText>
        </w:r>
        <w:r w:rsidR="007A1F9F" w:rsidDel="00D5233B">
          <w:rPr>
            <w:b w:val="0"/>
            <w:bCs w:val="0"/>
          </w:rPr>
          <w:fldChar w:fldCharType="separate"/>
        </w:r>
        <w:r w:rsidR="00184145" w:rsidDel="00D5233B">
          <w:rPr>
            <w:noProof/>
          </w:rPr>
          <w:delText>12</w:delText>
        </w:r>
        <w:r w:rsidR="007A1F9F" w:rsidDel="00D5233B">
          <w:rPr>
            <w:b w:val="0"/>
            <w:bCs w:val="0"/>
          </w:rPr>
          <w:fldChar w:fldCharType="end"/>
        </w:r>
        <w:bookmarkEnd w:id="1451"/>
        <w:r w:rsidDel="00D5233B">
          <w:rPr>
            <w:rFonts w:hint="eastAsia"/>
          </w:rPr>
          <w:delText xml:space="preserve"> adb</w:delText>
        </w:r>
        <w:r w:rsidDel="00D5233B">
          <w:rPr>
            <w:rFonts w:hint="eastAsia"/>
          </w:rPr>
          <w:delText>でのアプリケーションの</w:delText>
        </w:r>
        <w:r w:rsidDel="00D5233B">
          <w:rPr>
            <w:rFonts w:hint="eastAsia"/>
          </w:rPr>
          <w:delText>UID</w:delText>
        </w:r>
        <w:r w:rsidDel="00D5233B">
          <w:rPr>
            <w:rFonts w:hint="eastAsia"/>
          </w:rPr>
          <w:delText>確認方法</w:delText>
        </w:r>
      </w:del>
    </w:p>
    <w:tbl>
      <w:tblPr>
        <w:tblStyle w:val="TableGrid"/>
        <w:tblW w:w="0" w:type="auto"/>
        <w:tblLook w:val="04A0" w:firstRow="1" w:lastRow="0" w:firstColumn="1" w:lastColumn="0" w:noHBand="0" w:noVBand="1"/>
      </w:tblPr>
      <w:tblGrid>
        <w:gridCol w:w="8702"/>
      </w:tblGrid>
      <w:tr w:rsidR="006A3556" w:rsidDel="00D5233B" w14:paraId="0FDF023D" w14:textId="4BAB591A" w:rsidTr="006A3556">
        <w:trPr>
          <w:del w:id="1453" w:author="lhc1990" w:date="2016-05-19T14:06:00Z"/>
        </w:trPr>
        <w:tc>
          <w:tcPr>
            <w:tcW w:w="8702" w:type="dxa"/>
          </w:tcPr>
          <w:p w14:paraId="03FFCFB5" w14:textId="5AE30EC6" w:rsidR="006A3556" w:rsidDel="00D5233B" w:rsidRDefault="006A3556">
            <w:pPr>
              <w:keepNext/>
              <w:jc w:val="center"/>
              <w:rPr>
                <w:del w:id="1454" w:author="lhc1990" w:date="2016-05-19T14:06:00Z"/>
              </w:rPr>
              <w:pPrChange w:id="1455" w:author="lhc1990" w:date="2016-05-19T14:06:00Z">
                <w:pPr/>
              </w:pPrChange>
            </w:pPr>
            <w:del w:id="1456" w:author="lhc1990" w:date="2016-05-19T14:06:00Z">
              <w:r w:rsidDel="00D5233B">
                <w:rPr>
                  <w:rFonts w:hint="eastAsia"/>
                </w:rPr>
                <w:delText>&gt; adb shell</w:delText>
              </w:r>
            </w:del>
          </w:p>
          <w:p w14:paraId="07CFFF57" w14:textId="716A1639" w:rsidR="006A3556" w:rsidDel="00D5233B" w:rsidRDefault="006A3556">
            <w:pPr>
              <w:keepNext/>
              <w:jc w:val="center"/>
              <w:rPr>
                <w:del w:id="1457" w:author="lhc1990" w:date="2016-05-19T14:06:00Z"/>
              </w:rPr>
              <w:pPrChange w:id="1458" w:author="lhc1990" w:date="2016-05-19T14:06:00Z">
                <w:pPr/>
              </w:pPrChange>
            </w:pPr>
            <w:del w:id="1459" w:author="lhc1990" w:date="2016-05-19T14:06:00Z">
              <w:r w:rsidDel="00D5233B">
                <w:rPr>
                  <w:rFonts w:hint="eastAsia"/>
                </w:rPr>
                <w:delText>&gt; ps | grep [</w:delText>
              </w:r>
              <w:r w:rsidDel="00D5233B">
                <w:rPr>
                  <w:rFonts w:hint="eastAsia"/>
                </w:rPr>
                <w:delText>アプリケーションのパッケージ名</w:delText>
              </w:r>
              <w:r w:rsidDel="00D5233B">
                <w:rPr>
                  <w:rFonts w:hint="eastAsia"/>
                </w:rPr>
                <w:delText>]</w:delText>
              </w:r>
            </w:del>
          </w:p>
          <w:p w14:paraId="51836301" w14:textId="13A9E509" w:rsidR="006A3556" w:rsidDel="00D5233B" w:rsidRDefault="006A3556">
            <w:pPr>
              <w:keepNext/>
              <w:jc w:val="center"/>
              <w:rPr>
                <w:del w:id="1460" w:author="lhc1990" w:date="2016-05-19T14:06:00Z"/>
              </w:rPr>
              <w:pPrChange w:id="1461" w:author="lhc1990" w:date="2016-05-19T14:06:00Z">
                <w:pPr/>
              </w:pPrChange>
            </w:pPr>
            <w:del w:id="1462" w:author="lhc1990" w:date="2016-05-19T14:06:00Z">
              <w:r w:rsidDel="00D5233B">
                <w:rPr>
                  <w:rFonts w:hint="eastAsia"/>
                </w:rPr>
                <w:delText xml:space="preserve">u0_aXX </w:delText>
              </w:r>
              <w:r w:rsidDel="00D5233B">
                <w:rPr>
                  <w:rFonts w:hint="eastAsia"/>
                </w:rPr>
                <w:delText>…</w:delText>
              </w:r>
            </w:del>
          </w:p>
          <w:p w14:paraId="3879F242" w14:textId="5B81F3AE" w:rsidR="006A3556" w:rsidDel="00D5233B" w:rsidRDefault="006A3556">
            <w:pPr>
              <w:keepNext/>
              <w:jc w:val="center"/>
              <w:rPr>
                <w:del w:id="1463" w:author="lhc1990" w:date="2016-05-19T14:06:00Z"/>
              </w:rPr>
              <w:pPrChange w:id="1464" w:author="lhc1990" w:date="2016-05-19T14:06:00Z">
                <w:pPr/>
              </w:pPrChange>
            </w:pPr>
            <w:del w:id="1465" w:author="lhc1990" w:date="2016-05-19T14:06:00Z">
              <w:r w:rsidDel="00D5233B">
                <w:rPr>
                  <w:rFonts w:hint="eastAsia"/>
                </w:rPr>
                <w:delText>&gt; su u0_aXX</w:delText>
              </w:r>
            </w:del>
          </w:p>
          <w:p w14:paraId="394FA019" w14:textId="58452C12" w:rsidR="006A3556" w:rsidDel="00D5233B" w:rsidRDefault="006A3556">
            <w:pPr>
              <w:keepNext/>
              <w:jc w:val="center"/>
              <w:rPr>
                <w:del w:id="1466" w:author="lhc1990" w:date="2016-05-19T14:06:00Z"/>
              </w:rPr>
              <w:pPrChange w:id="1467" w:author="lhc1990" w:date="2016-05-19T14:06:00Z">
                <w:pPr/>
              </w:pPrChange>
            </w:pPr>
            <w:del w:id="1468" w:author="lhc1990" w:date="2016-05-19T14:06:00Z">
              <w:r w:rsidDel="00D5233B">
                <w:rPr>
                  <w:rFonts w:hint="eastAsia"/>
                </w:rPr>
                <w:delText>&gt; id</w:delText>
              </w:r>
            </w:del>
          </w:p>
          <w:p w14:paraId="3EBDBBEB" w14:textId="35EFCD7F" w:rsidR="006A3556" w:rsidDel="00D5233B" w:rsidRDefault="006A3556">
            <w:pPr>
              <w:keepNext/>
              <w:jc w:val="center"/>
              <w:rPr>
                <w:del w:id="1469" w:author="lhc1990" w:date="2016-05-19T14:06:00Z"/>
              </w:rPr>
              <w:pPrChange w:id="1470" w:author="lhc1990" w:date="2016-05-19T14:06:00Z">
                <w:pPr/>
              </w:pPrChange>
            </w:pPr>
            <w:del w:id="1471" w:author="lhc1990" w:date="2016-05-19T14:06:00Z">
              <w:r w:rsidDel="00D5233B">
                <w:rPr>
                  <w:rFonts w:hint="eastAsia"/>
                </w:rPr>
                <w:delText>uid=</w:delText>
              </w:r>
              <w:r w:rsidRPr="00194A21" w:rsidDel="00D5233B">
                <w:rPr>
                  <w:rFonts w:hint="eastAsia"/>
                  <w:b/>
                  <w:color w:val="FF0000"/>
                </w:rPr>
                <w:delText>xxxxx</w:delText>
              </w:r>
              <w:r w:rsidDel="00D5233B">
                <w:rPr>
                  <w:rFonts w:hint="eastAsia"/>
                </w:rPr>
                <w:delText>(u0_aXX) gid=xxxxx(u0_aXX)</w:delText>
              </w:r>
            </w:del>
          </w:p>
        </w:tc>
      </w:tr>
    </w:tbl>
    <w:p w14:paraId="796585CB" w14:textId="07861DBB" w:rsidR="009552E9" w:rsidDel="00D5233B" w:rsidRDefault="009552E9">
      <w:pPr>
        <w:keepNext/>
        <w:jc w:val="center"/>
        <w:rPr>
          <w:del w:id="1472" w:author="lhc1990" w:date="2016-05-19T14:06:00Z"/>
        </w:rPr>
        <w:pPrChange w:id="1473" w:author="lhc1990" w:date="2016-05-19T14:06:00Z">
          <w:pPr/>
        </w:pPrChange>
      </w:pPr>
    </w:p>
    <w:p w14:paraId="06243960" w14:textId="11337D6B" w:rsidR="003C3DF4" w:rsidDel="00D5233B" w:rsidRDefault="003C3DF4">
      <w:pPr>
        <w:pStyle w:val="ListParagraph"/>
        <w:keepNext/>
        <w:numPr>
          <w:ilvl w:val="0"/>
          <w:numId w:val="29"/>
        </w:numPr>
        <w:ind w:leftChars="0"/>
        <w:jc w:val="center"/>
        <w:rPr>
          <w:del w:id="1474" w:author="lhc1990" w:date="2016-05-19T14:06:00Z"/>
        </w:rPr>
        <w:pPrChange w:id="1475" w:author="lhc1990" w:date="2016-05-19T14:06:00Z">
          <w:pPr>
            <w:pStyle w:val="ListParagraph"/>
            <w:numPr>
              <w:numId w:val="29"/>
            </w:numPr>
            <w:ind w:leftChars="0" w:left="420" w:hanging="420"/>
          </w:pPr>
        </w:pPrChange>
      </w:pPr>
      <w:del w:id="1476" w:author="lhc1990" w:date="2016-05-19T14:06:00Z">
        <w:r w:rsidDel="00D5233B">
          <w:rPr>
            <w:rFonts w:hint="eastAsia"/>
          </w:rPr>
          <w:delText>試験アプリ</w:delText>
        </w:r>
      </w:del>
    </w:p>
    <w:p w14:paraId="36B9D17F" w14:textId="3CE466F3" w:rsidR="003C3DF4" w:rsidDel="00D5233B" w:rsidRDefault="003C3DF4">
      <w:pPr>
        <w:pStyle w:val="ListParagraph"/>
        <w:keepNext/>
        <w:ind w:leftChars="0" w:left="420" w:firstLineChars="50" w:firstLine="105"/>
        <w:jc w:val="center"/>
        <w:rPr>
          <w:del w:id="1477" w:author="lhc1990" w:date="2016-05-19T14:06:00Z"/>
        </w:rPr>
        <w:pPrChange w:id="1478" w:author="lhc1990" w:date="2016-05-19T14:06:00Z">
          <w:pPr>
            <w:pStyle w:val="ListParagraph"/>
            <w:ind w:leftChars="0" w:left="420" w:firstLineChars="50" w:firstLine="105"/>
          </w:pPr>
        </w:pPrChange>
      </w:pPr>
      <w:del w:id="1479" w:author="lhc1990" w:date="2016-05-19T14:06:00Z">
        <w:r w:rsidRPr="005716A0" w:rsidDel="00D5233B">
          <w:delText>IntegrationTestApp1_1</w:delText>
        </w:r>
        <w:r w:rsidDel="00D5233B">
          <w:rPr>
            <w:rFonts w:hint="eastAsia"/>
          </w:rPr>
          <w:delText>と</w:delText>
        </w:r>
        <w:r w:rsidDel="00D5233B">
          <w:rPr>
            <w:rFonts w:hint="eastAsia"/>
          </w:rPr>
          <w:delText>I</w:delText>
        </w:r>
        <w:r w:rsidRPr="0009068B" w:rsidDel="00D5233B">
          <w:delText>ntegration.app1_7B</w:delText>
        </w:r>
        <w:r w:rsidDel="00D5233B">
          <w:rPr>
            <w:rFonts w:hint="eastAsia"/>
          </w:rPr>
          <w:delText>を利用して試験します。これらは、</w:delText>
        </w:r>
        <w:r w:rsidDel="00D5233B">
          <w:rPr>
            <w:rFonts w:hint="eastAsia"/>
          </w:rPr>
          <w:delText>sharedUserId</w:delText>
        </w:r>
        <w:r w:rsidDel="00D5233B">
          <w:rPr>
            <w:rFonts w:hint="eastAsia"/>
          </w:rPr>
          <w:delText>の値を</w:delText>
        </w:r>
        <w:r w:rsidR="002E75DC" w:rsidDel="00D5233B">
          <w:delText>”</w:delText>
        </w:r>
        <w:r w:rsidR="002E75DC" w:rsidRPr="002306A2" w:rsidDel="00D5233B">
          <w:delText>jp.co.toshiba_sol.android.test</w:delText>
        </w:r>
        <w:r w:rsidR="002E75DC" w:rsidDel="00D5233B">
          <w:delText>”</w:delText>
        </w:r>
        <w:r w:rsidR="002E75DC" w:rsidDel="00D5233B">
          <w:rPr>
            <w:rFonts w:hint="eastAsia"/>
          </w:rPr>
          <w:delText>と</w:delText>
        </w:r>
        <w:r w:rsidDel="00D5233B">
          <w:rPr>
            <w:rFonts w:hint="eastAsia"/>
          </w:rPr>
          <w:delText>同じにしています。</w:delText>
        </w:r>
      </w:del>
    </w:p>
    <w:p w14:paraId="03C7072D" w14:textId="54CAF968" w:rsidR="00145824" w:rsidRPr="000E0589" w:rsidDel="00D5233B" w:rsidRDefault="00145824">
      <w:pPr>
        <w:pStyle w:val="ListParagraph"/>
        <w:keepNext/>
        <w:numPr>
          <w:ilvl w:val="0"/>
          <w:numId w:val="27"/>
        </w:numPr>
        <w:ind w:leftChars="0"/>
        <w:jc w:val="center"/>
        <w:rPr>
          <w:del w:id="1480" w:author="lhc1990" w:date="2016-05-19T14:06:00Z"/>
        </w:rPr>
        <w:pPrChange w:id="1481" w:author="lhc1990" w:date="2016-05-19T14:06:00Z">
          <w:pPr>
            <w:pStyle w:val="ListParagraph"/>
            <w:numPr>
              <w:numId w:val="27"/>
            </w:numPr>
            <w:ind w:leftChars="0" w:left="420" w:hanging="420"/>
          </w:pPr>
        </w:pPrChange>
      </w:pPr>
      <w:del w:id="1482" w:author="lhc1990" w:date="2016-05-19T14:06:00Z">
        <w:r w:rsidDel="00D5233B">
          <w:rPr>
            <w:rFonts w:hint="eastAsia"/>
          </w:rPr>
          <w:delText>試験手順</w:delText>
        </w:r>
      </w:del>
    </w:p>
    <w:p w14:paraId="46CAC052" w14:textId="4141402D" w:rsidR="00A64A56" w:rsidDel="00D5233B" w:rsidRDefault="00145824">
      <w:pPr>
        <w:pStyle w:val="ListParagraph"/>
        <w:keepNext/>
        <w:numPr>
          <w:ilvl w:val="0"/>
          <w:numId w:val="28"/>
        </w:numPr>
        <w:ind w:leftChars="0"/>
        <w:jc w:val="center"/>
        <w:rPr>
          <w:del w:id="1483" w:author="lhc1990" w:date="2016-05-19T14:06:00Z"/>
        </w:rPr>
        <w:pPrChange w:id="1484" w:author="lhc1990" w:date="2016-05-19T14:06:00Z">
          <w:pPr>
            <w:pStyle w:val="ListParagraph"/>
            <w:numPr>
              <w:numId w:val="28"/>
            </w:numPr>
            <w:ind w:leftChars="0" w:left="420" w:hanging="420"/>
          </w:pPr>
        </w:pPrChange>
      </w:pPr>
      <w:del w:id="1485" w:author="lhc1990" w:date="2016-05-19T14:06:00Z">
        <w:r w:rsidRPr="005716A0" w:rsidDel="00D5233B">
          <w:delText>IntegrationTestApp1_1</w:delText>
        </w:r>
        <w:r w:rsidR="00A34C48" w:rsidDel="00D5233B">
          <w:rPr>
            <w:rFonts w:hint="eastAsia"/>
          </w:rPr>
          <w:delText>で</w:delText>
        </w:r>
        <w:r w:rsidDel="00D5233B">
          <w:rPr>
            <w:rFonts w:hint="eastAsia"/>
          </w:rPr>
          <w:delText>いく</w:delText>
        </w:r>
        <w:r w:rsidR="003772B4" w:rsidDel="00D5233B">
          <w:rPr>
            <w:rFonts w:hint="eastAsia"/>
          </w:rPr>
          <w:delText>つ</w:delText>
        </w:r>
        <w:r w:rsidDel="00D5233B">
          <w:rPr>
            <w:rFonts w:hint="eastAsia"/>
          </w:rPr>
          <w:delText>かデータを登録します。</w:delText>
        </w:r>
      </w:del>
    </w:p>
    <w:p w14:paraId="7F3E9A3B" w14:textId="3C8F00BD" w:rsidR="00145824" w:rsidDel="00D5233B" w:rsidRDefault="00145824">
      <w:pPr>
        <w:pStyle w:val="ListParagraph"/>
        <w:keepNext/>
        <w:numPr>
          <w:ilvl w:val="0"/>
          <w:numId w:val="28"/>
        </w:numPr>
        <w:ind w:leftChars="0"/>
        <w:jc w:val="center"/>
        <w:rPr>
          <w:del w:id="1486" w:author="lhc1990" w:date="2016-05-19T14:06:00Z"/>
        </w:rPr>
        <w:pPrChange w:id="1487" w:author="lhc1990" w:date="2016-05-19T14:06:00Z">
          <w:pPr>
            <w:pStyle w:val="ListParagraph"/>
            <w:numPr>
              <w:numId w:val="28"/>
            </w:numPr>
            <w:ind w:leftChars="0" w:left="420" w:hanging="420"/>
          </w:pPr>
        </w:pPrChange>
      </w:pPr>
      <w:del w:id="1488" w:author="lhc1990" w:date="2016-05-19T14:06:00Z">
        <w:r w:rsidRPr="005716A0" w:rsidDel="00D5233B">
          <w:delText>IntegrationTestApp1_1</w:delText>
        </w:r>
        <w:r w:rsidDel="00D5233B">
          <w:rPr>
            <w:rFonts w:hint="eastAsia"/>
          </w:rPr>
          <w:delText>から</w:delText>
        </w:r>
        <w:r w:rsidDel="00D5233B">
          <w:rPr>
            <w:rFonts w:hint="eastAsia"/>
          </w:rPr>
          <w:delText>sqlcrypget.db</w:delText>
        </w:r>
        <w:r w:rsidDel="00D5233B">
          <w:rPr>
            <w:rFonts w:hint="eastAsia"/>
          </w:rPr>
          <w:delText>を</w:delText>
        </w:r>
        <w:r w:rsidDel="00D5233B">
          <w:rPr>
            <w:rFonts w:hint="eastAsia"/>
          </w:rPr>
          <w:delText>PULL</w:delText>
        </w:r>
        <w:r w:rsidDel="00D5233B">
          <w:rPr>
            <w:rFonts w:hint="eastAsia"/>
          </w:rPr>
          <w:delText>します。</w:delText>
        </w:r>
        <w:r w:rsidR="007E7AF4" w:rsidDel="00D5233B">
          <w:rPr>
            <w:rFonts w:hint="eastAsia"/>
          </w:rPr>
          <w:delText>PULL</w:delText>
        </w:r>
        <w:r w:rsidR="00AE3841" w:rsidDel="00D5233B">
          <w:rPr>
            <w:rFonts w:hint="eastAsia"/>
          </w:rPr>
          <w:delText>は</w:delText>
        </w:r>
        <w:r w:rsidR="007E7AF4" w:rsidDel="00D5233B">
          <w:rPr>
            <w:rFonts w:hint="eastAsia"/>
          </w:rPr>
          <w:delText>、</w:delText>
        </w:r>
        <w:r w:rsidR="00AE3841" w:rsidDel="00D5233B">
          <w:rPr>
            <w:rFonts w:hint="eastAsia"/>
          </w:rPr>
          <w:delText>File Explorer</w:delText>
        </w:r>
        <w:r w:rsidR="00AE3841" w:rsidDel="00D5233B">
          <w:rPr>
            <w:rFonts w:hint="eastAsia"/>
          </w:rPr>
          <w:delText>でできます。</w:delText>
        </w:r>
        <w:r w:rsidR="00AE3841" w:rsidDel="00D5233B">
          <w:fldChar w:fldCharType="begin"/>
        </w:r>
        <w:r w:rsidR="00AE3841" w:rsidDel="00D5233B">
          <w:delInstrText xml:space="preserve"> </w:delInstrText>
        </w:r>
        <w:r w:rsidR="00AE3841" w:rsidDel="00D5233B">
          <w:rPr>
            <w:rFonts w:hint="eastAsia"/>
          </w:rPr>
          <w:delInstrText>REF _Ref416967498 \h</w:delInstrText>
        </w:r>
        <w:r w:rsidR="00AE3841" w:rsidDel="00D5233B">
          <w:delInstrText xml:space="preserve"> </w:delInstrText>
        </w:r>
        <w:r w:rsidR="00AE3841"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3</w:delText>
        </w:r>
        <w:r w:rsidR="00AE3841" w:rsidDel="00D5233B">
          <w:fldChar w:fldCharType="end"/>
        </w:r>
        <w:r w:rsidR="00AE3841" w:rsidDel="00D5233B">
          <w:rPr>
            <w:rFonts w:hint="eastAsia"/>
          </w:rPr>
          <w:delText>をご参考</w:delText>
        </w:r>
        <w:r w:rsidR="00E726CE" w:rsidDel="00D5233B">
          <w:rPr>
            <w:rFonts w:hint="eastAsia"/>
          </w:rPr>
          <w:delText>下さい</w:delText>
        </w:r>
        <w:r w:rsidR="007E7AF4" w:rsidDel="00D5233B">
          <w:rPr>
            <w:rFonts w:hint="eastAsia"/>
          </w:rPr>
          <w:delText>。</w:delText>
        </w:r>
      </w:del>
    </w:p>
    <w:p w14:paraId="64375F70" w14:textId="749E9E9C" w:rsidR="00145824" w:rsidDel="00D5233B" w:rsidRDefault="00145824">
      <w:pPr>
        <w:pStyle w:val="ListParagraph"/>
        <w:keepNext/>
        <w:numPr>
          <w:ilvl w:val="0"/>
          <w:numId w:val="28"/>
        </w:numPr>
        <w:ind w:leftChars="0"/>
        <w:jc w:val="center"/>
        <w:rPr>
          <w:del w:id="1489" w:author="lhc1990" w:date="2016-05-19T14:06:00Z"/>
        </w:rPr>
        <w:pPrChange w:id="1490" w:author="lhc1990" w:date="2016-05-19T14:06:00Z">
          <w:pPr>
            <w:pStyle w:val="ListParagraph"/>
            <w:numPr>
              <w:numId w:val="28"/>
            </w:numPr>
            <w:ind w:leftChars="0" w:left="420" w:hanging="420"/>
          </w:pPr>
        </w:pPrChange>
      </w:pPr>
      <w:del w:id="1491" w:author="lhc1990" w:date="2016-05-19T14:06:00Z">
        <w:r w:rsidDel="00D5233B">
          <w:rPr>
            <w:rFonts w:hint="eastAsia"/>
          </w:rPr>
          <w:delText>I</w:delText>
        </w:r>
        <w:r w:rsidRPr="0009068B" w:rsidDel="00D5233B">
          <w:delText>ntegration</w:delText>
        </w:r>
        <w:r w:rsidR="00F50495" w:rsidDel="00D5233B">
          <w:rPr>
            <w:rFonts w:hint="eastAsia"/>
          </w:rPr>
          <w:delText>TestA</w:delText>
        </w:r>
        <w:r w:rsidRPr="0009068B" w:rsidDel="00D5233B">
          <w:delText>pp1_7B</w:delText>
        </w:r>
        <w:r w:rsidR="00A34C48" w:rsidDel="00D5233B">
          <w:rPr>
            <w:rFonts w:hint="eastAsia"/>
          </w:rPr>
          <w:delText>に</w:delText>
        </w:r>
        <w:r w:rsidDel="00D5233B">
          <w:rPr>
            <w:rFonts w:hint="eastAsia"/>
          </w:rPr>
          <w:delText>上記②で</w:delText>
        </w:r>
        <w:r w:rsidR="00A34C48" w:rsidDel="00D5233B">
          <w:rPr>
            <w:rFonts w:hint="eastAsia"/>
          </w:rPr>
          <w:delText>取得した</w:delText>
        </w:r>
        <w:r w:rsidDel="00D5233B">
          <w:rPr>
            <w:rFonts w:hint="eastAsia"/>
          </w:rPr>
          <w:delText>sqlcrypget.db</w:delText>
        </w:r>
        <w:r w:rsidDel="00D5233B">
          <w:rPr>
            <w:rFonts w:hint="eastAsia"/>
          </w:rPr>
          <w:delText>を</w:delText>
        </w:r>
        <w:r w:rsidDel="00D5233B">
          <w:rPr>
            <w:rFonts w:hint="eastAsia"/>
          </w:rPr>
          <w:delText>PUSH</w:delText>
        </w:r>
        <w:r w:rsidDel="00D5233B">
          <w:rPr>
            <w:rFonts w:hint="eastAsia"/>
          </w:rPr>
          <w:delText>します。</w:delText>
        </w:r>
        <w:r w:rsidR="00AE3841" w:rsidDel="00D5233B">
          <w:rPr>
            <w:rFonts w:hint="eastAsia"/>
          </w:rPr>
          <w:delText>PUSH</w:delText>
        </w:r>
        <w:r w:rsidR="00AE3841" w:rsidDel="00D5233B">
          <w:rPr>
            <w:rFonts w:hint="eastAsia"/>
          </w:rPr>
          <w:delText>は、</w:delText>
        </w:r>
        <w:r w:rsidR="00AE3841" w:rsidDel="00D5233B">
          <w:rPr>
            <w:rFonts w:hint="eastAsia"/>
          </w:rPr>
          <w:delText>File Explorer</w:delText>
        </w:r>
        <w:r w:rsidR="00AE3841" w:rsidDel="00D5233B">
          <w:rPr>
            <w:rFonts w:hint="eastAsia"/>
          </w:rPr>
          <w:delText>でできます。</w:delText>
        </w:r>
        <w:r w:rsidR="00010B74" w:rsidDel="00D5233B">
          <w:fldChar w:fldCharType="begin"/>
        </w:r>
        <w:r w:rsidR="00010B74" w:rsidDel="00D5233B">
          <w:delInstrText xml:space="preserve"> </w:delInstrText>
        </w:r>
        <w:r w:rsidR="00010B74" w:rsidDel="00D5233B">
          <w:rPr>
            <w:rFonts w:hint="eastAsia"/>
          </w:rPr>
          <w:delInstrText>REF _Ref416967498 \h</w:delInstrText>
        </w:r>
        <w:r w:rsidR="00010B74" w:rsidDel="00D5233B">
          <w:delInstrText xml:space="preserve"> </w:delInstrText>
        </w:r>
        <w:r w:rsidR="00010B74"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3</w:delText>
        </w:r>
        <w:r w:rsidR="00010B74" w:rsidDel="00D5233B">
          <w:fldChar w:fldCharType="end"/>
        </w:r>
        <w:r w:rsidR="00010B74" w:rsidDel="00D5233B">
          <w:rPr>
            <w:rFonts w:hint="eastAsia"/>
          </w:rPr>
          <w:delText>をご参考</w:delText>
        </w:r>
        <w:r w:rsidR="00E726CE" w:rsidDel="00D5233B">
          <w:rPr>
            <w:rFonts w:hint="eastAsia"/>
          </w:rPr>
          <w:delText>下さい</w:delText>
        </w:r>
        <w:r w:rsidR="00010B74" w:rsidDel="00D5233B">
          <w:rPr>
            <w:rFonts w:hint="eastAsia"/>
          </w:rPr>
          <w:delText>。</w:delText>
        </w:r>
      </w:del>
    </w:p>
    <w:p w14:paraId="5CBCAB52" w14:textId="273FBD66" w:rsidR="00145824" w:rsidDel="00D5233B" w:rsidRDefault="00CC2CDC">
      <w:pPr>
        <w:pStyle w:val="ListParagraph"/>
        <w:keepNext/>
        <w:numPr>
          <w:ilvl w:val="0"/>
          <w:numId w:val="28"/>
        </w:numPr>
        <w:ind w:leftChars="0"/>
        <w:jc w:val="center"/>
        <w:rPr>
          <w:del w:id="1492" w:author="lhc1990" w:date="2016-05-19T14:06:00Z"/>
        </w:rPr>
        <w:pPrChange w:id="1493" w:author="lhc1990" w:date="2016-05-19T14:06:00Z">
          <w:pPr>
            <w:pStyle w:val="ListParagraph"/>
            <w:numPr>
              <w:numId w:val="28"/>
            </w:numPr>
            <w:ind w:leftChars="0" w:left="420" w:hanging="420"/>
          </w:pPr>
        </w:pPrChange>
      </w:pPr>
      <w:del w:id="1494" w:author="lhc1990" w:date="2016-05-19T14:06:00Z">
        <w:r w:rsidDel="00D5233B">
          <w:rPr>
            <w:rFonts w:hint="eastAsia"/>
          </w:rPr>
          <w:delText>I</w:delText>
        </w:r>
        <w:r w:rsidRPr="0009068B" w:rsidDel="00D5233B">
          <w:delText>ntegration</w:delText>
        </w:r>
        <w:r w:rsidR="00F50495" w:rsidDel="00D5233B">
          <w:rPr>
            <w:rFonts w:hint="eastAsia"/>
          </w:rPr>
          <w:delText>TestA</w:delText>
        </w:r>
        <w:r w:rsidRPr="0009068B" w:rsidDel="00D5233B">
          <w:delText>pp1_7B</w:delText>
        </w:r>
        <w:r w:rsidDel="00D5233B">
          <w:rPr>
            <w:rFonts w:hint="eastAsia"/>
          </w:rPr>
          <w:delText>で</w:delText>
        </w:r>
        <w:r w:rsidR="00A34C48" w:rsidDel="00D5233B">
          <w:rPr>
            <w:rFonts w:hint="eastAsia"/>
          </w:rPr>
          <w:delText>「</w:delText>
        </w:r>
        <w:r w:rsidR="00A34C48" w:rsidDel="00D5233B">
          <w:rPr>
            <w:rFonts w:hint="eastAsia"/>
          </w:rPr>
          <w:delText>DB</w:delText>
        </w:r>
        <w:r w:rsidR="00A34C48" w:rsidDel="00D5233B">
          <w:rPr>
            <w:rFonts w:hint="eastAsia"/>
          </w:rPr>
          <w:delText>オープン」ボタンを押下後、</w:delText>
        </w:r>
        <w:r w:rsidDel="00D5233B">
          <w:rPr>
            <w:rFonts w:hint="eastAsia"/>
          </w:rPr>
          <w:delText>試験仕様書に記載された操作を行います。</w:delText>
        </w:r>
      </w:del>
    </w:p>
    <w:p w14:paraId="411D6197" w14:textId="3F71EB7A" w:rsidR="00CC2CDC" w:rsidDel="00D5233B" w:rsidRDefault="00CC2CDC">
      <w:pPr>
        <w:pStyle w:val="ListParagraph"/>
        <w:keepNext/>
        <w:numPr>
          <w:ilvl w:val="0"/>
          <w:numId w:val="28"/>
        </w:numPr>
        <w:ind w:leftChars="0"/>
        <w:jc w:val="center"/>
        <w:rPr>
          <w:del w:id="1495" w:author="lhc1990" w:date="2016-05-19T14:06:00Z"/>
        </w:rPr>
        <w:pPrChange w:id="1496" w:author="lhc1990" w:date="2016-05-19T14:06:00Z">
          <w:pPr>
            <w:pStyle w:val="ListParagraph"/>
            <w:numPr>
              <w:numId w:val="28"/>
            </w:numPr>
            <w:ind w:leftChars="0" w:left="420" w:hanging="420"/>
          </w:pPr>
        </w:pPrChange>
      </w:pPr>
      <w:del w:id="1497" w:author="lhc1990" w:date="2016-05-19T14:06:00Z">
        <w:r w:rsidDel="00D5233B">
          <w:rPr>
            <w:rFonts w:hint="eastAsia"/>
          </w:rPr>
          <w:delText>I</w:delText>
        </w:r>
        <w:r w:rsidRPr="0009068B" w:rsidDel="00D5233B">
          <w:delText>ntegration</w:delText>
        </w:r>
        <w:r w:rsidR="00F50495" w:rsidDel="00D5233B">
          <w:rPr>
            <w:rFonts w:hint="eastAsia"/>
          </w:rPr>
          <w:delText>TestA</w:delText>
        </w:r>
        <w:r w:rsidRPr="0009068B" w:rsidDel="00D5233B">
          <w:delText>pp1_7B</w:delText>
        </w:r>
        <w:r w:rsidDel="00D5233B">
          <w:rPr>
            <w:rFonts w:hint="eastAsia"/>
          </w:rPr>
          <w:delText>から</w:delText>
        </w:r>
        <w:r w:rsidDel="00D5233B">
          <w:rPr>
            <w:rFonts w:hint="eastAsia"/>
          </w:rPr>
          <w:delText>sqlcrypget.db</w:delText>
        </w:r>
        <w:r w:rsidDel="00D5233B">
          <w:rPr>
            <w:rFonts w:hint="eastAsia"/>
          </w:rPr>
          <w:delText>を</w:delText>
        </w:r>
        <w:r w:rsidDel="00D5233B">
          <w:rPr>
            <w:rFonts w:hint="eastAsia"/>
          </w:rPr>
          <w:delText>PULL</w:delText>
        </w:r>
        <w:r w:rsidDel="00D5233B">
          <w:rPr>
            <w:rFonts w:hint="eastAsia"/>
          </w:rPr>
          <w:delText>して、それを</w:delText>
        </w:r>
        <w:r w:rsidRPr="005716A0" w:rsidDel="00D5233B">
          <w:delText>IntegrationTestApp1_1</w:delText>
        </w:r>
        <w:r w:rsidR="00F50495" w:rsidDel="00D5233B">
          <w:rPr>
            <w:rFonts w:hint="eastAsia"/>
          </w:rPr>
          <w:delText>に</w:delText>
        </w:r>
        <w:r w:rsidDel="00D5233B">
          <w:rPr>
            <w:rFonts w:hint="eastAsia"/>
          </w:rPr>
          <w:delText>PUSH</w:delText>
        </w:r>
        <w:r w:rsidDel="00D5233B">
          <w:rPr>
            <w:rFonts w:hint="eastAsia"/>
          </w:rPr>
          <w:delText>します。</w:delText>
        </w:r>
      </w:del>
    </w:p>
    <w:p w14:paraId="7F466684" w14:textId="3F11FB9D" w:rsidR="00CC2CDC" w:rsidDel="00D5233B" w:rsidRDefault="00CC2CDC">
      <w:pPr>
        <w:pStyle w:val="ListParagraph"/>
        <w:keepNext/>
        <w:numPr>
          <w:ilvl w:val="0"/>
          <w:numId w:val="28"/>
        </w:numPr>
        <w:ind w:leftChars="0"/>
        <w:jc w:val="center"/>
        <w:rPr>
          <w:del w:id="1498" w:author="lhc1990" w:date="2016-05-19T14:06:00Z"/>
        </w:rPr>
        <w:pPrChange w:id="1499" w:author="lhc1990" w:date="2016-05-19T14:06:00Z">
          <w:pPr>
            <w:pStyle w:val="ListParagraph"/>
            <w:numPr>
              <w:numId w:val="28"/>
            </w:numPr>
            <w:ind w:leftChars="0" w:left="420" w:hanging="420"/>
          </w:pPr>
        </w:pPrChange>
      </w:pPr>
      <w:del w:id="1500" w:author="lhc1990" w:date="2016-05-19T14:06:00Z">
        <w:r w:rsidRPr="005716A0" w:rsidDel="00D5233B">
          <w:delText>IntegrationTestApp1_1</w:delText>
        </w:r>
        <w:r w:rsidDel="00D5233B">
          <w:rPr>
            <w:rFonts w:hint="eastAsia"/>
          </w:rPr>
          <w:delText>で</w:delText>
        </w:r>
        <w:r w:rsidR="00D04B02" w:rsidDel="00D5233B">
          <w:rPr>
            <w:rFonts w:hint="eastAsia"/>
          </w:rPr>
          <w:delText>「</w:delText>
        </w:r>
        <w:r w:rsidR="00D04B02" w:rsidDel="00D5233B">
          <w:rPr>
            <w:rFonts w:hint="eastAsia"/>
          </w:rPr>
          <w:delText>DB</w:delText>
        </w:r>
        <w:r w:rsidR="00D04B02" w:rsidDel="00D5233B">
          <w:rPr>
            <w:rFonts w:hint="eastAsia"/>
          </w:rPr>
          <w:delText>オープン」ボタンを押下後、「一覧表示」ボタンで</w:delText>
        </w:r>
        <w:r w:rsidDel="00D5233B">
          <w:rPr>
            <w:rFonts w:hint="eastAsia"/>
          </w:rPr>
          <w:delText>上記</w:delText>
        </w:r>
        <w:r w:rsidR="00D04B02" w:rsidDel="00D5233B">
          <w:rPr>
            <w:rFonts w:hint="eastAsia"/>
          </w:rPr>
          <w:delText>④での操作が反映されているか確認します。</w:delText>
        </w:r>
      </w:del>
    </w:p>
    <w:p w14:paraId="35986C87" w14:textId="2FEE78DF" w:rsidR="003772B4" w:rsidDel="00D5233B" w:rsidRDefault="003772B4">
      <w:pPr>
        <w:keepNext/>
        <w:jc w:val="center"/>
        <w:rPr>
          <w:del w:id="1501" w:author="lhc1990" w:date="2016-05-19T14:06:00Z"/>
        </w:rPr>
        <w:pPrChange w:id="1502" w:author="lhc1990" w:date="2016-05-19T14:06:00Z">
          <w:pPr/>
        </w:pPrChange>
      </w:pPr>
    </w:p>
    <w:p w14:paraId="338846FE" w14:textId="6A9FDDBF" w:rsidR="003772B4" w:rsidDel="00D5233B" w:rsidRDefault="003772B4">
      <w:pPr>
        <w:keepNext/>
        <w:jc w:val="center"/>
        <w:rPr>
          <w:del w:id="1503" w:author="lhc1990" w:date="2016-05-19T14:06:00Z"/>
        </w:rPr>
        <w:pPrChange w:id="1504" w:author="lhc1990" w:date="2016-05-19T14:06:00Z">
          <w:pPr/>
        </w:pPrChange>
      </w:pPr>
    </w:p>
    <w:p w14:paraId="332FEBBF" w14:textId="37189E4B" w:rsidR="00A64A56" w:rsidDel="00D5233B" w:rsidRDefault="00A64A56">
      <w:pPr>
        <w:pStyle w:val="Heading3"/>
        <w:numPr>
          <w:ilvl w:val="2"/>
          <w:numId w:val="7"/>
        </w:numPr>
        <w:ind w:leftChars="0"/>
        <w:jc w:val="center"/>
        <w:rPr>
          <w:del w:id="1505" w:author="lhc1990" w:date="2016-05-19T14:06:00Z"/>
        </w:rPr>
        <w:pPrChange w:id="1506" w:author="lhc1990" w:date="2016-05-19T14:06:00Z">
          <w:pPr>
            <w:pStyle w:val="Heading3"/>
            <w:numPr>
              <w:ilvl w:val="2"/>
              <w:numId w:val="7"/>
            </w:numPr>
            <w:ind w:leftChars="0" w:left="709" w:hanging="709"/>
          </w:pPr>
        </w:pPrChange>
      </w:pPr>
      <w:del w:id="1507" w:author="lhc1990" w:date="2016-05-19T14:06:00Z">
        <w:r w:rsidDel="00D5233B">
          <w:rPr>
            <w:rFonts w:hint="eastAsia"/>
          </w:rPr>
          <w:delText>試験番号</w:delText>
        </w:r>
        <w:r w:rsidDel="00D5233B">
          <w:rPr>
            <w:rFonts w:hint="eastAsia"/>
          </w:rPr>
          <w:delText>2.X</w:delText>
        </w:r>
      </w:del>
    </w:p>
    <w:p w14:paraId="5073DD9F" w14:textId="240FECC4" w:rsidR="00303D09" w:rsidDel="00D5233B" w:rsidRDefault="004338E2">
      <w:pPr>
        <w:keepNext/>
        <w:ind w:firstLineChars="50" w:firstLine="105"/>
        <w:jc w:val="center"/>
        <w:rPr>
          <w:del w:id="1508" w:author="lhc1990" w:date="2016-05-19T14:06:00Z"/>
        </w:rPr>
        <w:pPrChange w:id="1509" w:author="lhc1990" w:date="2016-05-19T14:06:00Z">
          <w:pPr>
            <w:ind w:firstLineChars="50" w:firstLine="105"/>
          </w:pPr>
        </w:pPrChange>
      </w:pPr>
      <w:del w:id="1510" w:author="lhc1990" w:date="2016-05-19T14:06:00Z">
        <w:r w:rsidDel="00D5233B">
          <w:rPr>
            <w:rFonts w:hint="eastAsia"/>
          </w:rPr>
          <w:delText>CrypgetSQL</w:delText>
        </w:r>
        <w:r w:rsidDel="00D5233B">
          <w:rPr>
            <w:rFonts w:hint="eastAsia"/>
          </w:rPr>
          <w:delText>がデータベースを暗号化できているかを確認します。</w:delText>
        </w:r>
        <w:r w:rsidR="00AA72F2" w:rsidDel="00D5233B">
          <w:rPr>
            <w:rFonts w:hint="eastAsia"/>
          </w:rPr>
          <w:delText>データベースファイルをバイナリエディタ等で開き、可読性がないことを確認します。</w:delText>
        </w:r>
        <w:r w:rsidR="002C7CCC" w:rsidDel="00D5233B">
          <w:rPr>
            <w:rFonts w:hint="eastAsia"/>
          </w:rPr>
          <w:delText>データベースファイルは、クラッシュテスト時に</w:delText>
        </w:r>
        <w:r w:rsidR="00D80BBB" w:rsidDel="00D5233B">
          <w:rPr>
            <w:rFonts w:hint="eastAsia"/>
          </w:rPr>
          <w:delText>も</w:delText>
        </w:r>
        <w:r w:rsidR="002C7CCC" w:rsidDel="00D5233B">
          <w:rPr>
            <w:rFonts w:hint="eastAsia"/>
          </w:rPr>
          <w:delText>利用した</w:delText>
        </w:r>
        <w:r w:rsidR="00F01F7E" w:rsidDel="00D5233B">
          <w:rPr>
            <w:rFonts w:hint="eastAsia"/>
          </w:rPr>
          <w:delText>File Explorer</w:delText>
        </w:r>
        <w:r w:rsidR="00F01F7E" w:rsidDel="00D5233B">
          <w:rPr>
            <w:rFonts w:hint="eastAsia"/>
          </w:rPr>
          <w:delText>で取得できます（</w:delText>
        </w:r>
        <w:r w:rsidR="00F01F7E" w:rsidDel="00D5233B">
          <w:fldChar w:fldCharType="begin"/>
        </w:r>
        <w:r w:rsidR="00F01F7E" w:rsidDel="00D5233B">
          <w:delInstrText xml:space="preserve"> </w:delInstrText>
        </w:r>
        <w:r w:rsidR="00F01F7E" w:rsidDel="00D5233B">
          <w:rPr>
            <w:rFonts w:hint="eastAsia"/>
          </w:rPr>
          <w:delInstrText>REF _Ref416092075 \h</w:delInstrText>
        </w:r>
        <w:r w:rsidR="00F01F7E" w:rsidDel="00D5233B">
          <w:delInstrText xml:space="preserve"> </w:delInstrText>
        </w:r>
        <w:r w:rsidR="00F01F7E"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3</w:delText>
        </w:r>
        <w:r w:rsidR="00F01F7E" w:rsidDel="00D5233B">
          <w:fldChar w:fldCharType="end"/>
        </w:r>
        <w:r w:rsidR="00F01F7E" w:rsidDel="00D5233B">
          <w:rPr>
            <w:rFonts w:hint="eastAsia"/>
          </w:rPr>
          <w:delText>参照）。</w:delText>
        </w:r>
        <w:r w:rsidR="00CF15C8" w:rsidDel="00D5233B">
          <w:rPr>
            <w:rFonts w:hint="eastAsia"/>
          </w:rPr>
          <w:delText>PC</w:delText>
        </w:r>
        <w:r w:rsidR="00CF15C8" w:rsidDel="00D5233B">
          <w:rPr>
            <w:rFonts w:hint="eastAsia"/>
          </w:rPr>
          <w:delText>側に</w:delText>
        </w:r>
        <w:r w:rsidR="00CF15C8" w:rsidDel="00D5233B">
          <w:rPr>
            <w:rFonts w:hint="eastAsia"/>
          </w:rPr>
          <w:delText>PULL</w:delText>
        </w:r>
        <w:r w:rsidR="00CF15C8" w:rsidDel="00D5233B">
          <w:rPr>
            <w:rFonts w:hint="eastAsia"/>
          </w:rPr>
          <w:delText>したデータベースファイルの内容をバイナリエディタで確認します。</w:delText>
        </w:r>
        <w:r w:rsidR="00FC34E2" w:rsidDel="00D5233B">
          <w:rPr>
            <w:rFonts w:hint="eastAsia"/>
          </w:rPr>
          <w:delText>バイナリエディタについては</w:delText>
        </w:r>
        <w:r w:rsidR="00D044BA" w:rsidDel="00D5233B">
          <w:rPr>
            <w:rFonts w:hint="eastAsia"/>
          </w:rPr>
          <w:delText>特に</w:delText>
        </w:r>
        <w:r w:rsidR="00FC34E2" w:rsidDel="00D5233B">
          <w:rPr>
            <w:rFonts w:hint="eastAsia"/>
          </w:rPr>
          <w:delText>指定ありませんが、</w:delText>
        </w:r>
        <w:r w:rsidR="009614B0" w:rsidDel="00D5233B">
          <w:rPr>
            <w:rFonts w:hint="eastAsia"/>
          </w:rPr>
          <w:delText>ここでは</w:delText>
        </w:r>
        <w:r w:rsidR="009614B0" w:rsidDel="00D5233B">
          <w:rPr>
            <w:rFonts w:hint="eastAsia"/>
          </w:rPr>
          <w:delText>BZ</w:delText>
        </w:r>
        <w:r w:rsidR="009614B0" w:rsidDel="00D5233B">
          <w:rPr>
            <w:rFonts w:hint="eastAsia"/>
          </w:rPr>
          <w:delText>を用います。</w:delText>
        </w:r>
        <w:r w:rsidR="00074CDA" w:rsidDel="00D5233B">
          <w:fldChar w:fldCharType="begin"/>
        </w:r>
        <w:r w:rsidR="00074CDA" w:rsidDel="00D5233B">
          <w:delInstrText xml:space="preserve"> </w:delInstrText>
        </w:r>
        <w:r w:rsidR="00074CDA" w:rsidDel="00D5233B">
          <w:rPr>
            <w:rFonts w:hint="eastAsia"/>
          </w:rPr>
          <w:delInstrText>REF _Ref416164379 \h</w:delInstrText>
        </w:r>
        <w:r w:rsidR="00074CDA" w:rsidDel="00D5233B">
          <w:delInstrText xml:space="preserve"> </w:delInstrText>
        </w:r>
        <w:r w:rsidR="00074CDA"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11</w:delText>
        </w:r>
        <w:r w:rsidR="00074CDA" w:rsidDel="00D5233B">
          <w:fldChar w:fldCharType="end"/>
        </w:r>
        <w:r w:rsidR="00074CDA" w:rsidDel="00D5233B">
          <w:rPr>
            <w:rFonts w:hint="eastAsia"/>
          </w:rPr>
          <w:delText>の右側で可読性がないことを確認します。</w:delText>
        </w:r>
        <w:r w:rsidR="00074CDA" w:rsidDel="00D5233B">
          <w:rPr>
            <w:rFonts w:hint="eastAsia"/>
          </w:rPr>
          <w:delText>Seed</w:delText>
        </w:r>
        <w:r w:rsidR="00074CDA" w:rsidDel="00D5233B">
          <w:rPr>
            <w:rFonts w:hint="eastAsia"/>
          </w:rPr>
          <w:delText>と</w:delText>
        </w:r>
        <w:r w:rsidR="00074CDA" w:rsidDel="00D5233B">
          <w:rPr>
            <w:rFonts w:hint="eastAsia"/>
          </w:rPr>
          <w:delText>IV</w:delText>
        </w:r>
        <w:r w:rsidR="00074CDA" w:rsidDel="00D5233B">
          <w:rPr>
            <w:rFonts w:hint="eastAsia"/>
          </w:rPr>
          <w:delText>については次項の試験番号</w:delText>
        </w:r>
        <w:r w:rsidR="00074CDA" w:rsidDel="00D5233B">
          <w:rPr>
            <w:rFonts w:hint="eastAsia"/>
          </w:rPr>
          <w:delText>3.X</w:delText>
        </w:r>
        <w:r w:rsidR="00074CDA" w:rsidDel="00D5233B">
          <w:rPr>
            <w:rFonts w:hint="eastAsia"/>
          </w:rPr>
          <w:delText>で記載します。</w:delText>
        </w:r>
      </w:del>
    </w:p>
    <w:p w14:paraId="0809F16F" w14:textId="11FADFC4" w:rsidR="00BD0A38" w:rsidDel="00D5233B" w:rsidRDefault="00BD0A38">
      <w:pPr>
        <w:keepNext/>
        <w:jc w:val="center"/>
        <w:rPr>
          <w:del w:id="1511" w:author="lhc1990" w:date="2016-05-19T14:06:00Z"/>
        </w:rPr>
        <w:pPrChange w:id="1512" w:author="lhc1990" w:date="2016-05-19T14:06:00Z">
          <w:pPr/>
        </w:pPrChange>
      </w:pPr>
    </w:p>
    <w:p w14:paraId="007FEC8B" w14:textId="6EDF988F" w:rsidR="009614B0" w:rsidDel="00D5233B" w:rsidRDefault="009614B0">
      <w:pPr>
        <w:keepNext/>
        <w:jc w:val="center"/>
        <w:rPr>
          <w:del w:id="1513" w:author="lhc1990" w:date="2016-05-19T14:06:00Z"/>
        </w:rPr>
      </w:pPr>
      <w:del w:id="1514" w:author="lhc1990" w:date="2016-05-19T14:06:00Z">
        <w:r w:rsidDel="00D5233B">
          <w:rPr>
            <w:noProof/>
          </w:rPr>
          <w:drawing>
            <wp:inline distT="0" distB="0" distL="0" distR="0" wp14:anchorId="6820F496" wp14:editId="53541A6C">
              <wp:extent cx="5312342" cy="3835139"/>
              <wp:effectExtent l="0" t="0" r="317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6737" cy="3838312"/>
                      </a:xfrm>
                      <a:prstGeom prst="rect">
                        <a:avLst/>
                      </a:prstGeom>
                      <a:noFill/>
                      <a:ln>
                        <a:noFill/>
                      </a:ln>
                    </pic:spPr>
                  </pic:pic>
                </a:graphicData>
              </a:graphic>
            </wp:inline>
          </w:drawing>
        </w:r>
      </w:del>
    </w:p>
    <w:p w14:paraId="46A25355" w14:textId="755067F2" w:rsidR="009614B0" w:rsidDel="00D5233B" w:rsidRDefault="009614B0">
      <w:pPr>
        <w:pStyle w:val="Caption"/>
        <w:keepNext/>
        <w:jc w:val="center"/>
        <w:rPr>
          <w:del w:id="1515" w:author="lhc1990" w:date="2016-05-19T14:06:00Z"/>
        </w:rPr>
        <w:pPrChange w:id="1516" w:author="lhc1990" w:date="2016-05-19T14:06:00Z">
          <w:pPr>
            <w:pStyle w:val="Caption"/>
            <w:jc w:val="center"/>
          </w:pPr>
        </w:pPrChange>
      </w:pPr>
      <w:bookmarkStart w:id="1517" w:name="_Ref416164379"/>
      <w:del w:id="1518"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3</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11</w:delText>
        </w:r>
        <w:r w:rsidR="00184145" w:rsidDel="00D5233B">
          <w:rPr>
            <w:b w:val="0"/>
            <w:bCs w:val="0"/>
          </w:rPr>
          <w:fldChar w:fldCharType="end"/>
        </w:r>
        <w:bookmarkEnd w:id="1517"/>
        <w:r w:rsidDel="00D5233B">
          <w:rPr>
            <w:rFonts w:hint="eastAsia"/>
          </w:rPr>
          <w:delText xml:space="preserve"> </w:delText>
        </w:r>
        <w:r w:rsidDel="00D5233B">
          <w:rPr>
            <w:rFonts w:hint="eastAsia"/>
          </w:rPr>
          <w:delText>バイナリエディタで開いたデータベースファイル</w:delText>
        </w:r>
      </w:del>
    </w:p>
    <w:p w14:paraId="5C63BE9E" w14:textId="28B09AE3" w:rsidR="009614B0" w:rsidDel="00D5233B" w:rsidRDefault="009614B0">
      <w:pPr>
        <w:keepNext/>
        <w:jc w:val="center"/>
        <w:rPr>
          <w:del w:id="1519" w:author="lhc1990" w:date="2016-05-19T14:06:00Z"/>
        </w:rPr>
        <w:pPrChange w:id="1520" w:author="lhc1990" w:date="2016-05-19T14:06:00Z">
          <w:pPr/>
        </w:pPrChange>
      </w:pPr>
    </w:p>
    <w:p w14:paraId="50997DB9" w14:textId="1A32C691" w:rsidR="0084443B" w:rsidDel="00D5233B" w:rsidRDefault="0084443B">
      <w:pPr>
        <w:keepNext/>
        <w:jc w:val="center"/>
        <w:rPr>
          <w:del w:id="1521" w:author="lhc1990" w:date="2016-05-19T14:06:00Z"/>
        </w:rPr>
        <w:pPrChange w:id="1522" w:author="lhc1990" w:date="2016-05-19T14:06:00Z">
          <w:pPr/>
        </w:pPrChange>
      </w:pPr>
    </w:p>
    <w:p w14:paraId="090E4BFB" w14:textId="18B26269" w:rsidR="0084443B" w:rsidDel="00D5233B" w:rsidRDefault="0084443B">
      <w:pPr>
        <w:pStyle w:val="Heading3"/>
        <w:numPr>
          <w:ilvl w:val="2"/>
          <w:numId w:val="7"/>
        </w:numPr>
        <w:ind w:leftChars="0"/>
        <w:jc w:val="center"/>
        <w:rPr>
          <w:del w:id="1523" w:author="lhc1990" w:date="2016-05-19T14:06:00Z"/>
        </w:rPr>
        <w:pPrChange w:id="1524" w:author="lhc1990" w:date="2016-05-19T14:06:00Z">
          <w:pPr>
            <w:pStyle w:val="Heading3"/>
            <w:numPr>
              <w:ilvl w:val="2"/>
              <w:numId w:val="7"/>
            </w:numPr>
            <w:ind w:leftChars="0" w:left="709" w:hanging="709"/>
          </w:pPr>
        </w:pPrChange>
      </w:pPr>
      <w:bookmarkStart w:id="1525" w:name="_Toc417043176"/>
      <w:bookmarkStart w:id="1526" w:name="_Toc417054058"/>
      <w:bookmarkStart w:id="1527" w:name="_Toc417287544"/>
      <w:bookmarkStart w:id="1528" w:name="_Toc417309537"/>
      <w:bookmarkStart w:id="1529" w:name="_Toc417310463"/>
      <w:bookmarkStart w:id="1530" w:name="_Toc417313498"/>
      <w:bookmarkStart w:id="1531" w:name="_Toc417314302"/>
      <w:bookmarkStart w:id="1532" w:name="_Toc417314550"/>
      <w:bookmarkStart w:id="1533" w:name="_Toc417314763"/>
      <w:bookmarkStart w:id="1534" w:name="_Toc417315078"/>
      <w:bookmarkStart w:id="1535" w:name="_Toc417393635"/>
      <w:bookmarkStart w:id="1536" w:name="_Toc417043177"/>
      <w:bookmarkStart w:id="1537" w:name="_Toc417054059"/>
      <w:bookmarkStart w:id="1538" w:name="_Toc417287545"/>
      <w:bookmarkStart w:id="1539" w:name="_Toc417309538"/>
      <w:bookmarkStart w:id="1540" w:name="_Toc417310464"/>
      <w:bookmarkStart w:id="1541" w:name="_Toc417313499"/>
      <w:bookmarkStart w:id="1542" w:name="_Toc417314303"/>
      <w:bookmarkStart w:id="1543" w:name="_Toc417314551"/>
      <w:bookmarkStart w:id="1544" w:name="_Toc417314764"/>
      <w:bookmarkStart w:id="1545" w:name="_Toc417315079"/>
      <w:bookmarkStart w:id="1546" w:name="_Toc417393636"/>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del w:id="1547" w:author="lhc1990" w:date="2016-05-19T14:06:00Z">
        <w:r w:rsidDel="00D5233B">
          <w:rPr>
            <w:rFonts w:hint="eastAsia"/>
          </w:rPr>
          <w:delText>試験番号</w:delText>
        </w:r>
        <w:r w:rsidDel="00D5233B">
          <w:rPr>
            <w:rFonts w:hint="eastAsia"/>
          </w:rPr>
          <w:delText>3.</w:delText>
        </w:r>
        <w:r w:rsidR="004C1EDF" w:rsidDel="00D5233B">
          <w:rPr>
            <w:rFonts w:hint="eastAsia"/>
          </w:rPr>
          <w:delText>X</w:delText>
        </w:r>
      </w:del>
    </w:p>
    <w:p w14:paraId="580D4483" w14:textId="5F719207" w:rsidR="00960B7C" w:rsidDel="00D5233B" w:rsidRDefault="00960B7C">
      <w:pPr>
        <w:pStyle w:val="ListParagraph"/>
        <w:keepNext/>
        <w:numPr>
          <w:ilvl w:val="0"/>
          <w:numId w:val="27"/>
        </w:numPr>
        <w:ind w:leftChars="0"/>
        <w:jc w:val="center"/>
        <w:rPr>
          <w:del w:id="1548" w:author="lhc1990" w:date="2016-05-19T14:06:00Z"/>
        </w:rPr>
        <w:pPrChange w:id="1549" w:author="lhc1990" w:date="2016-05-19T14:06:00Z">
          <w:pPr>
            <w:pStyle w:val="ListParagraph"/>
            <w:numPr>
              <w:numId w:val="27"/>
            </w:numPr>
            <w:ind w:leftChars="0" w:left="420" w:hanging="420"/>
          </w:pPr>
        </w:pPrChange>
      </w:pPr>
      <w:del w:id="1550" w:author="lhc1990" w:date="2016-05-19T14:06:00Z">
        <w:r w:rsidDel="00D5233B">
          <w:rPr>
            <w:rFonts w:hint="eastAsia"/>
          </w:rPr>
          <w:delText>試験の内容</w:delText>
        </w:r>
      </w:del>
    </w:p>
    <w:p w14:paraId="1D169AFE" w14:textId="44BADF6E" w:rsidR="00960B7C" w:rsidDel="00D5233B" w:rsidRDefault="00FA3239">
      <w:pPr>
        <w:pStyle w:val="ListParagraph"/>
        <w:keepNext/>
        <w:ind w:leftChars="0" w:left="420" w:firstLineChars="50" w:firstLine="105"/>
        <w:jc w:val="center"/>
        <w:rPr>
          <w:del w:id="1551" w:author="lhc1990" w:date="2016-05-19T14:06:00Z"/>
        </w:rPr>
        <w:pPrChange w:id="1552" w:author="lhc1990" w:date="2016-05-19T14:06:00Z">
          <w:pPr>
            <w:pStyle w:val="ListParagraph"/>
            <w:ind w:leftChars="0" w:left="420" w:firstLineChars="50" w:firstLine="105"/>
          </w:pPr>
        </w:pPrChange>
      </w:pPr>
      <w:del w:id="1553" w:author="lhc1990" w:date="2016-05-19T14:06:00Z">
        <w:r w:rsidDel="00D5233B">
          <w:rPr>
            <w:rFonts w:hint="eastAsia"/>
          </w:rPr>
          <w:delText>CrypgetSQL</w:delText>
        </w:r>
        <w:r w:rsidDel="00D5233B">
          <w:rPr>
            <w:rFonts w:hint="eastAsia"/>
          </w:rPr>
          <w:delText>の鍵管理が、意図したとおりか確認します。</w:delText>
        </w:r>
        <w:r w:rsidR="00854572" w:rsidDel="00D5233B">
          <w:rPr>
            <w:rFonts w:hint="eastAsia"/>
          </w:rPr>
          <w:delText>試験番号</w:delText>
        </w:r>
        <w:r w:rsidR="00854572" w:rsidDel="00D5233B">
          <w:rPr>
            <w:rFonts w:hint="eastAsia"/>
          </w:rPr>
          <w:delText>2.X</w:delText>
        </w:r>
        <w:r w:rsidR="00854572" w:rsidDel="00D5233B">
          <w:rPr>
            <w:rFonts w:hint="eastAsia"/>
          </w:rPr>
          <w:delText>と同じく、データベースファイルをバイナリエディタで読み込みます。</w:delText>
        </w:r>
      </w:del>
    </w:p>
    <w:p w14:paraId="6B41A376" w14:textId="501A5DBF" w:rsidR="00960B7C" w:rsidDel="00D5233B" w:rsidRDefault="00960B7C">
      <w:pPr>
        <w:keepNext/>
        <w:jc w:val="center"/>
        <w:rPr>
          <w:del w:id="1554" w:author="lhc1990" w:date="2016-05-19T14:06:00Z"/>
        </w:rPr>
        <w:pPrChange w:id="1555" w:author="lhc1990" w:date="2016-05-19T14:06:00Z">
          <w:pPr/>
        </w:pPrChange>
      </w:pPr>
    </w:p>
    <w:p w14:paraId="4FABD9C6" w14:textId="5E2DEB9D" w:rsidR="00960B7C" w:rsidDel="00D5233B" w:rsidRDefault="00960B7C">
      <w:pPr>
        <w:pStyle w:val="ListParagraph"/>
        <w:keepNext/>
        <w:numPr>
          <w:ilvl w:val="0"/>
          <w:numId w:val="27"/>
        </w:numPr>
        <w:ind w:leftChars="0"/>
        <w:jc w:val="center"/>
        <w:rPr>
          <w:del w:id="1556" w:author="lhc1990" w:date="2016-05-19T14:06:00Z"/>
        </w:rPr>
        <w:pPrChange w:id="1557" w:author="lhc1990" w:date="2016-05-19T14:06:00Z">
          <w:pPr>
            <w:pStyle w:val="ListParagraph"/>
            <w:numPr>
              <w:numId w:val="27"/>
            </w:numPr>
            <w:ind w:leftChars="0" w:left="420" w:hanging="420"/>
          </w:pPr>
        </w:pPrChange>
      </w:pPr>
      <w:del w:id="1558" w:author="lhc1990" w:date="2016-05-19T14:06:00Z">
        <w:r w:rsidDel="00D5233B">
          <w:rPr>
            <w:rFonts w:hint="eastAsia"/>
          </w:rPr>
          <w:delText>背景の知識</w:delText>
        </w:r>
      </w:del>
    </w:p>
    <w:p w14:paraId="4A43011C" w14:textId="1ECA6C07" w:rsidR="00100024" w:rsidDel="00D5233B" w:rsidRDefault="00854572">
      <w:pPr>
        <w:pStyle w:val="ListParagraph"/>
        <w:keepNext/>
        <w:ind w:leftChars="0" w:left="420" w:firstLineChars="50" w:firstLine="105"/>
        <w:jc w:val="center"/>
        <w:rPr>
          <w:del w:id="1559" w:author="lhc1990" w:date="2016-05-19T14:06:00Z"/>
        </w:rPr>
        <w:pPrChange w:id="1560" w:author="lhc1990" w:date="2016-05-19T14:06:00Z">
          <w:pPr>
            <w:pStyle w:val="ListParagraph"/>
            <w:ind w:leftChars="0" w:left="420" w:firstLineChars="50" w:firstLine="105"/>
          </w:pPr>
        </w:pPrChange>
      </w:pPr>
      <w:del w:id="1561" w:author="lhc1990" w:date="2016-05-19T14:06:00Z">
        <w:r w:rsidDel="00D5233B">
          <w:rPr>
            <w:rFonts w:hint="eastAsia"/>
          </w:rPr>
          <w:delText>CrypgetSQL</w:delText>
        </w:r>
        <w:r w:rsidDel="00D5233B">
          <w:rPr>
            <w:rFonts w:hint="eastAsia"/>
          </w:rPr>
          <w:delText>は、データベースファイルのページに</w:delText>
        </w:r>
        <w:r w:rsidR="006765FE" w:rsidDel="00D5233B">
          <w:rPr>
            <w:rFonts w:hint="eastAsia"/>
          </w:rPr>
          <w:delText>Seed</w:delText>
        </w:r>
        <w:r w:rsidR="006765FE" w:rsidDel="00D5233B">
          <w:rPr>
            <w:rFonts w:hint="eastAsia"/>
          </w:rPr>
          <w:delText>（</w:delText>
        </w:r>
        <w:r w:rsidDel="00D5233B">
          <w:rPr>
            <w:rFonts w:hint="eastAsia"/>
          </w:rPr>
          <w:delText>鍵シード</w:delText>
        </w:r>
        <w:r w:rsidR="006765FE" w:rsidDel="00D5233B">
          <w:rPr>
            <w:rFonts w:hint="eastAsia"/>
          </w:rPr>
          <w:delText>）</w:delText>
        </w:r>
        <w:r w:rsidDel="00D5233B">
          <w:rPr>
            <w:rFonts w:hint="eastAsia"/>
          </w:rPr>
          <w:delText>や</w:delText>
        </w:r>
        <w:r w:rsidDel="00D5233B">
          <w:rPr>
            <w:rFonts w:hint="eastAsia"/>
          </w:rPr>
          <w:delText>IV</w:delText>
        </w:r>
        <w:r w:rsidDel="00D5233B">
          <w:rPr>
            <w:rFonts w:hint="eastAsia"/>
          </w:rPr>
          <w:delText>（イニシャルベクタ）を埋め込んでいます</w:delText>
        </w:r>
        <w:r w:rsidR="00D3261C" w:rsidDel="00D5233B">
          <w:rPr>
            <w:rFonts w:hint="eastAsia"/>
          </w:rPr>
          <w:delText>（</w:delText>
        </w:r>
        <w:r w:rsidR="00D3261C" w:rsidDel="00D5233B">
          <w:fldChar w:fldCharType="begin"/>
        </w:r>
        <w:r w:rsidR="00D3261C" w:rsidDel="00D5233B">
          <w:delInstrText xml:space="preserve"> </w:delInstrText>
        </w:r>
        <w:r w:rsidR="00D3261C" w:rsidDel="00D5233B">
          <w:rPr>
            <w:rFonts w:hint="eastAsia"/>
          </w:rPr>
          <w:delInstrText>REF _Ref416164706 \h</w:delInstrText>
        </w:r>
        <w:r w:rsidR="00D3261C" w:rsidDel="00D5233B">
          <w:delInstrText xml:space="preserve"> </w:delInstrText>
        </w:r>
        <w:r w:rsidR="00D3261C"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12</w:delText>
        </w:r>
        <w:r w:rsidR="00D3261C" w:rsidDel="00D5233B">
          <w:fldChar w:fldCharType="end"/>
        </w:r>
        <w:r w:rsidR="00D3261C" w:rsidDel="00D5233B">
          <w:rPr>
            <w:rFonts w:hint="eastAsia"/>
          </w:rPr>
          <w:delText>参照）。</w:delText>
        </w:r>
        <w:r w:rsidR="0059200A" w:rsidDel="00D5233B">
          <w:rPr>
            <w:rFonts w:hint="eastAsia"/>
          </w:rPr>
          <w:delText>CrypgetSQL</w:delText>
        </w:r>
        <w:r w:rsidR="0059200A" w:rsidDel="00D5233B">
          <w:rPr>
            <w:rFonts w:hint="eastAsia"/>
          </w:rPr>
          <w:delText>のページサイズは</w:delText>
        </w:r>
        <w:r w:rsidR="0059200A" w:rsidDel="00D5233B">
          <w:rPr>
            <w:rFonts w:hint="eastAsia"/>
          </w:rPr>
          <w:delText>1024byte</w:delText>
        </w:r>
        <w:r w:rsidR="0059200A" w:rsidDel="00D5233B">
          <w:rPr>
            <w:rFonts w:hint="eastAsia"/>
          </w:rPr>
          <w:delText>固定です。</w:delText>
        </w:r>
        <w:r w:rsidR="00474029" w:rsidDel="00D5233B">
          <w:rPr>
            <w:rFonts w:hint="eastAsia"/>
          </w:rPr>
          <w:delText>ページの個数</w:delText>
        </w:r>
        <w:r w:rsidR="001C46C4" w:rsidDel="00D5233B">
          <w:rPr>
            <w:rFonts w:hint="eastAsia"/>
          </w:rPr>
          <w:delText>（≒データベースファイルのサイズ）</w:delText>
        </w:r>
        <w:r w:rsidR="00474029" w:rsidDel="00D5233B">
          <w:rPr>
            <w:rFonts w:hint="eastAsia"/>
          </w:rPr>
          <w:delText>は、保存しているデータが多ければ多くなります。</w:delText>
        </w:r>
        <w:r w:rsidR="00127340" w:rsidDel="00D5233B">
          <w:rPr>
            <w:rFonts w:hint="eastAsia"/>
          </w:rPr>
          <w:delText>各ページの</w:delText>
        </w:r>
        <w:r w:rsidR="00CF15C8" w:rsidDel="00D5233B">
          <w:rPr>
            <w:rFonts w:hint="eastAsia"/>
          </w:rPr>
          <w:delText>最後の</w:delText>
        </w:r>
        <w:r w:rsidR="00127340" w:rsidDel="00D5233B">
          <w:rPr>
            <w:rFonts w:hint="eastAsia"/>
          </w:rPr>
          <w:delText>16byte</w:delText>
        </w:r>
        <w:r w:rsidR="00127340" w:rsidDel="00D5233B">
          <w:rPr>
            <w:rFonts w:hint="eastAsia"/>
          </w:rPr>
          <w:delText>が</w:delText>
        </w:r>
        <w:r w:rsidR="00127340" w:rsidDel="00D5233B">
          <w:rPr>
            <w:rFonts w:hint="eastAsia"/>
          </w:rPr>
          <w:delText>IV</w:delText>
        </w:r>
        <w:r w:rsidR="006765FE" w:rsidDel="00D5233B">
          <w:rPr>
            <w:rFonts w:hint="eastAsia"/>
          </w:rPr>
          <w:delText>、</w:delText>
        </w:r>
        <w:r w:rsidR="00CF15C8" w:rsidDel="00D5233B">
          <w:rPr>
            <w:rFonts w:hint="eastAsia"/>
          </w:rPr>
          <w:delText>その前の</w:delText>
        </w:r>
        <w:r w:rsidR="00127340" w:rsidDel="00D5233B">
          <w:rPr>
            <w:rFonts w:hint="eastAsia"/>
          </w:rPr>
          <w:delText>16byte</w:delText>
        </w:r>
        <w:r w:rsidR="00127340" w:rsidDel="00D5233B">
          <w:rPr>
            <w:rFonts w:hint="eastAsia"/>
          </w:rPr>
          <w:delText>が</w:delText>
        </w:r>
        <w:r w:rsidR="00127340" w:rsidDel="00D5233B">
          <w:rPr>
            <w:rFonts w:hint="eastAsia"/>
          </w:rPr>
          <w:delText>Seed</w:delText>
        </w:r>
        <w:r w:rsidR="00127340" w:rsidDel="00D5233B">
          <w:rPr>
            <w:rFonts w:hint="eastAsia"/>
          </w:rPr>
          <w:delText>になります。</w:delText>
        </w:r>
        <w:r w:rsidR="00100024" w:rsidDel="00D5233B">
          <w:rPr>
            <w:rFonts w:hint="eastAsia"/>
          </w:rPr>
          <w:delText>なお、</w:delText>
        </w:r>
        <w:r w:rsidR="00161D2A" w:rsidDel="00D5233B">
          <w:rPr>
            <w:rFonts w:hint="eastAsia"/>
          </w:rPr>
          <w:delText>バイナリエディタ</w:delText>
        </w:r>
        <w:r w:rsidR="00100024" w:rsidDel="00D5233B">
          <w:rPr>
            <w:rFonts w:hint="eastAsia"/>
          </w:rPr>
          <w:delText>BZ</w:delText>
        </w:r>
        <w:r w:rsidR="00161D2A" w:rsidDel="00D5233B">
          <w:rPr>
            <w:rFonts w:hint="eastAsia"/>
          </w:rPr>
          <w:delText>を利用した</w:delText>
        </w:r>
        <w:r w:rsidR="00100024" w:rsidDel="00D5233B">
          <w:rPr>
            <w:rFonts w:hint="eastAsia"/>
          </w:rPr>
          <w:delText>場合、</w:delText>
        </w:r>
        <w:r w:rsidR="00100024" w:rsidDel="00D5233B">
          <w:rPr>
            <w:rFonts w:hint="eastAsia"/>
          </w:rPr>
          <w:delText>1024(10</w:delText>
        </w:r>
        <w:r w:rsidR="00100024" w:rsidDel="00D5233B">
          <w:rPr>
            <w:rFonts w:hint="eastAsia"/>
          </w:rPr>
          <w:delText>進数</w:delText>
        </w:r>
        <w:r w:rsidR="00100024" w:rsidDel="00D5233B">
          <w:rPr>
            <w:rFonts w:hint="eastAsia"/>
          </w:rPr>
          <w:delText>)</w:delText>
        </w:r>
        <w:r w:rsidR="00100024" w:rsidDel="00D5233B">
          <w:rPr>
            <w:rFonts w:hint="eastAsia"/>
          </w:rPr>
          <w:delText>→</w:delText>
        </w:r>
        <w:r w:rsidR="00100024" w:rsidDel="00D5233B">
          <w:rPr>
            <w:rFonts w:hint="eastAsia"/>
          </w:rPr>
          <w:delText>400(16</w:delText>
        </w:r>
        <w:r w:rsidR="00100024" w:rsidDel="00D5233B">
          <w:rPr>
            <w:rFonts w:hint="eastAsia"/>
          </w:rPr>
          <w:delText>進数</w:delText>
        </w:r>
        <w:r w:rsidR="00100024" w:rsidDel="00D5233B">
          <w:rPr>
            <w:rFonts w:hint="eastAsia"/>
          </w:rPr>
          <w:delText>)</w:delText>
        </w:r>
        <w:r w:rsidR="00100024" w:rsidDel="00D5233B">
          <w:rPr>
            <w:rFonts w:hint="eastAsia"/>
          </w:rPr>
          <w:delText>と変換することにご注意</w:delText>
        </w:r>
        <w:r w:rsidR="00E726CE" w:rsidDel="00D5233B">
          <w:rPr>
            <w:rFonts w:hint="eastAsia"/>
          </w:rPr>
          <w:delText>下さい</w:delText>
        </w:r>
        <w:r w:rsidR="00ED2327" w:rsidDel="00D5233B">
          <w:rPr>
            <w:rFonts w:hint="eastAsia"/>
          </w:rPr>
          <w:delText>（</w:delText>
        </w:r>
        <w:r w:rsidR="00ED2327" w:rsidDel="00D5233B">
          <w:fldChar w:fldCharType="begin"/>
        </w:r>
        <w:r w:rsidR="00ED2327" w:rsidDel="00D5233B">
          <w:delInstrText xml:space="preserve"> </w:delInstrText>
        </w:r>
        <w:r w:rsidR="00ED2327" w:rsidDel="00D5233B">
          <w:rPr>
            <w:rFonts w:hint="eastAsia"/>
          </w:rPr>
          <w:delInstrText>REF _Ref416164379 \h</w:delInstrText>
        </w:r>
        <w:r w:rsidR="00ED2327" w:rsidDel="00D5233B">
          <w:delInstrText xml:space="preserve"> </w:delInstrText>
        </w:r>
        <w:r w:rsidR="00ED2327"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11</w:delText>
        </w:r>
        <w:r w:rsidR="00ED2327" w:rsidDel="00D5233B">
          <w:fldChar w:fldCharType="end"/>
        </w:r>
        <w:r w:rsidR="00ED2327" w:rsidDel="00D5233B">
          <w:rPr>
            <w:rFonts w:hint="eastAsia"/>
          </w:rPr>
          <w:delText>参照）</w:delText>
        </w:r>
        <w:r w:rsidR="00100024" w:rsidDel="00D5233B">
          <w:rPr>
            <w:rFonts w:hint="eastAsia"/>
          </w:rPr>
          <w:delText>。</w:delText>
        </w:r>
      </w:del>
    </w:p>
    <w:p w14:paraId="078E6678" w14:textId="569EFDBE" w:rsidR="00854572" w:rsidRPr="00127340" w:rsidDel="00D5233B" w:rsidRDefault="00854572">
      <w:pPr>
        <w:keepNext/>
        <w:jc w:val="center"/>
        <w:rPr>
          <w:del w:id="1562" w:author="lhc1990" w:date="2016-05-19T14:06:00Z"/>
        </w:rPr>
        <w:pPrChange w:id="1563" w:author="lhc1990" w:date="2016-05-19T14:06:00Z">
          <w:pPr/>
        </w:pPrChange>
      </w:pPr>
    </w:p>
    <w:p w14:paraId="7CFDAE28" w14:textId="41C6A149" w:rsidR="00854572" w:rsidDel="00D5233B" w:rsidRDefault="00854572">
      <w:pPr>
        <w:keepNext/>
        <w:jc w:val="center"/>
        <w:rPr>
          <w:del w:id="1564" w:author="lhc1990" w:date="2016-05-19T14:06:00Z"/>
        </w:rPr>
      </w:pPr>
      <w:del w:id="1565" w:author="lhc1990" w:date="2016-05-19T14:06:00Z">
        <w:r w:rsidDel="00D5233B">
          <w:rPr>
            <w:noProof/>
          </w:rPr>
          <w:drawing>
            <wp:inline distT="0" distB="0" distL="0" distR="0" wp14:anchorId="5C868BB5" wp14:editId="30AA7CDD">
              <wp:extent cx="1802921" cy="2190722"/>
              <wp:effectExtent l="0" t="0" r="6985" b="63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2039" cy="2189650"/>
                      </a:xfrm>
                      <a:prstGeom prst="rect">
                        <a:avLst/>
                      </a:prstGeom>
                      <a:noFill/>
                      <a:ln>
                        <a:noFill/>
                      </a:ln>
                    </pic:spPr>
                  </pic:pic>
                </a:graphicData>
              </a:graphic>
            </wp:inline>
          </w:drawing>
        </w:r>
      </w:del>
    </w:p>
    <w:p w14:paraId="2B0F26F3" w14:textId="26BF4797" w:rsidR="00854572" w:rsidDel="00D5233B" w:rsidRDefault="00854572">
      <w:pPr>
        <w:pStyle w:val="Caption"/>
        <w:keepNext/>
        <w:jc w:val="center"/>
        <w:rPr>
          <w:del w:id="1566" w:author="lhc1990" w:date="2016-05-19T14:06:00Z"/>
        </w:rPr>
        <w:pPrChange w:id="1567" w:author="lhc1990" w:date="2016-05-19T14:06:00Z">
          <w:pPr>
            <w:pStyle w:val="Caption"/>
            <w:jc w:val="center"/>
          </w:pPr>
        </w:pPrChange>
      </w:pPr>
      <w:bookmarkStart w:id="1568" w:name="_Ref416164706"/>
      <w:del w:id="1569"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3</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12</w:delText>
        </w:r>
        <w:r w:rsidR="00184145" w:rsidDel="00D5233B">
          <w:rPr>
            <w:b w:val="0"/>
            <w:bCs w:val="0"/>
          </w:rPr>
          <w:fldChar w:fldCharType="end"/>
        </w:r>
        <w:bookmarkEnd w:id="1568"/>
        <w:r w:rsidDel="00D5233B">
          <w:rPr>
            <w:rFonts w:hint="eastAsia"/>
          </w:rPr>
          <w:delText xml:space="preserve"> </w:delText>
        </w:r>
        <w:r w:rsidDel="00D5233B">
          <w:rPr>
            <w:rFonts w:hint="eastAsia"/>
          </w:rPr>
          <w:delText>データベースファイルの構造</w:delText>
        </w:r>
      </w:del>
    </w:p>
    <w:p w14:paraId="203A9FB4" w14:textId="132A245B" w:rsidR="00462B78" w:rsidDel="00D5233B" w:rsidRDefault="00462B78">
      <w:pPr>
        <w:keepNext/>
        <w:jc w:val="center"/>
        <w:rPr>
          <w:del w:id="1570" w:author="lhc1990" w:date="2016-05-19T14:06:00Z"/>
        </w:rPr>
        <w:pPrChange w:id="1571" w:author="lhc1990" w:date="2016-05-19T14:06:00Z">
          <w:pPr/>
        </w:pPrChange>
      </w:pPr>
    </w:p>
    <w:p w14:paraId="7F55F9D6" w14:textId="60E19E49" w:rsidR="0055613C" w:rsidDel="00D5233B" w:rsidRDefault="00462B78">
      <w:pPr>
        <w:pStyle w:val="ListParagraph"/>
        <w:keepNext/>
        <w:numPr>
          <w:ilvl w:val="0"/>
          <w:numId w:val="27"/>
        </w:numPr>
        <w:ind w:leftChars="0"/>
        <w:jc w:val="center"/>
        <w:rPr>
          <w:del w:id="1572" w:author="lhc1990" w:date="2016-05-19T14:06:00Z"/>
        </w:rPr>
        <w:pPrChange w:id="1573" w:author="lhc1990" w:date="2016-05-19T14:06:00Z">
          <w:pPr>
            <w:pStyle w:val="ListParagraph"/>
            <w:numPr>
              <w:numId w:val="27"/>
            </w:numPr>
            <w:ind w:leftChars="0" w:left="420" w:hanging="420"/>
          </w:pPr>
        </w:pPrChange>
      </w:pPr>
      <w:del w:id="1574" w:author="lhc1990" w:date="2016-05-19T14:06:00Z">
        <w:r w:rsidDel="00D5233B">
          <w:rPr>
            <w:rFonts w:hint="eastAsia"/>
          </w:rPr>
          <w:delText>試験の手順</w:delText>
        </w:r>
      </w:del>
    </w:p>
    <w:p w14:paraId="794E8F85" w14:textId="6B5FB969" w:rsidR="00B5197B" w:rsidDel="00D5233B" w:rsidRDefault="00B5197B">
      <w:pPr>
        <w:pStyle w:val="ListParagraph"/>
        <w:keepNext/>
        <w:ind w:leftChars="0" w:left="420" w:firstLineChars="50" w:firstLine="105"/>
        <w:jc w:val="center"/>
        <w:rPr>
          <w:del w:id="1575" w:author="lhc1990" w:date="2016-05-19T14:06:00Z"/>
        </w:rPr>
        <w:pPrChange w:id="1576" w:author="lhc1990" w:date="2016-05-19T14:06:00Z">
          <w:pPr>
            <w:pStyle w:val="ListParagraph"/>
            <w:ind w:leftChars="0" w:left="420" w:firstLineChars="50" w:firstLine="105"/>
          </w:pPr>
        </w:pPrChange>
      </w:pPr>
      <w:del w:id="1577" w:author="lhc1990" w:date="2016-05-19T14:06:00Z">
        <w:r w:rsidDel="00D5233B">
          <w:rPr>
            <w:rFonts w:hint="eastAsia"/>
          </w:rPr>
          <w:delText>試験仕様書に</w:delText>
        </w:r>
        <w:r w:rsidR="00995BEC" w:rsidDel="00D5233B">
          <w:rPr>
            <w:rFonts w:hint="eastAsia"/>
          </w:rPr>
          <w:delText>従って</w:delText>
        </w:r>
        <w:r w:rsidR="002C0912" w:rsidDel="00D5233B">
          <w:rPr>
            <w:rFonts w:hint="eastAsia"/>
          </w:rPr>
          <w:delText>操作し、</w:delText>
        </w:r>
        <w:r w:rsidDel="00D5233B">
          <w:rPr>
            <w:rFonts w:hint="eastAsia"/>
          </w:rPr>
          <w:delText>データベースファイルを</w:delText>
        </w:r>
        <w:r w:rsidR="00BB4D49" w:rsidDel="00D5233B">
          <w:rPr>
            <w:rFonts w:hint="eastAsia"/>
          </w:rPr>
          <w:delText>取得して</w:delText>
        </w:r>
        <w:r w:rsidR="00E726CE" w:rsidDel="00D5233B">
          <w:rPr>
            <w:rFonts w:hint="eastAsia"/>
          </w:rPr>
          <w:delText>下さい</w:delText>
        </w:r>
        <w:r w:rsidR="00BB4D49" w:rsidDel="00D5233B">
          <w:rPr>
            <w:rFonts w:hint="eastAsia"/>
          </w:rPr>
          <w:delText>。</w:delText>
        </w:r>
        <w:r w:rsidDel="00D5233B">
          <w:rPr>
            <w:rFonts w:hint="eastAsia"/>
          </w:rPr>
          <w:delText>バイナリエディタで</w:delText>
        </w:r>
        <w:r w:rsidR="00F3797A" w:rsidDel="00D5233B">
          <w:rPr>
            <w:rFonts w:hint="eastAsia"/>
          </w:rPr>
          <w:delText>開いて、</w:delText>
        </w:r>
        <w:r w:rsidR="00845F32" w:rsidDel="00D5233B">
          <w:rPr>
            <w:rFonts w:hint="eastAsia"/>
          </w:rPr>
          <w:delText>取得した</w:delText>
        </w:r>
        <w:r w:rsidR="00EB01EB" w:rsidDel="00D5233B">
          <w:rPr>
            <w:rFonts w:hint="eastAsia"/>
          </w:rPr>
          <w:delText>データベースファイルを</w:delText>
        </w:r>
        <w:r w:rsidR="00F3797A" w:rsidDel="00D5233B">
          <w:rPr>
            <w:rFonts w:hint="eastAsia"/>
          </w:rPr>
          <w:delText>比較</w:delText>
        </w:r>
        <w:r w:rsidDel="00D5233B">
          <w:rPr>
            <w:rFonts w:hint="eastAsia"/>
          </w:rPr>
          <w:delText>し</w:delText>
        </w:r>
        <w:r w:rsidR="00845F32" w:rsidDel="00D5233B">
          <w:rPr>
            <w:rFonts w:hint="eastAsia"/>
          </w:rPr>
          <w:delText>て</w:delText>
        </w:r>
        <w:r w:rsidR="00E726CE" w:rsidDel="00D5233B">
          <w:rPr>
            <w:rFonts w:hint="eastAsia"/>
          </w:rPr>
          <w:delText>下さい</w:delText>
        </w:r>
        <w:r w:rsidDel="00D5233B">
          <w:rPr>
            <w:rFonts w:hint="eastAsia"/>
          </w:rPr>
          <w:delText>。データベースファイルの取得は、</w:delText>
        </w:r>
        <w:r w:rsidDel="00D5233B">
          <w:rPr>
            <w:rFonts w:hint="eastAsia"/>
          </w:rPr>
          <w:delText>File Explorer</w:delText>
        </w:r>
        <w:r w:rsidDel="00D5233B">
          <w:rPr>
            <w:rFonts w:hint="eastAsia"/>
          </w:rPr>
          <w:delText>でできます（</w:delText>
        </w:r>
        <w:r w:rsidDel="00D5233B">
          <w:fldChar w:fldCharType="begin"/>
        </w:r>
        <w:r w:rsidDel="00D5233B">
          <w:delInstrText xml:space="preserve"> </w:delInstrText>
        </w:r>
        <w:r w:rsidDel="00D5233B">
          <w:rPr>
            <w:rFonts w:hint="eastAsia"/>
          </w:rPr>
          <w:delInstrText>REF _Ref416092075 \h</w:delInstrText>
        </w:r>
        <w:r w:rsidDel="00D5233B">
          <w:delInstrText xml:space="preserve"> </w:delInstrText>
        </w:r>
        <w:r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3</w:delText>
        </w:r>
        <w:r w:rsidDel="00D5233B">
          <w:fldChar w:fldCharType="end"/>
        </w:r>
        <w:r w:rsidDel="00D5233B">
          <w:rPr>
            <w:rFonts w:hint="eastAsia"/>
          </w:rPr>
          <w:delText>の右側参考）。</w:delText>
        </w:r>
      </w:del>
    </w:p>
    <w:p w14:paraId="5DA25460" w14:textId="324B49F9" w:rsidR="00D5540A" w:rsidDel="00D5233B" w:rsidRDefault="00B5197B">
      <w:pPr>
        <w:pStyle w:val="ListParagraph"/>
        <w:keepNext/>
        <w:ind w:leftChars="0" w:left="420" w:firstLineChars="50" w:firstLine="105"/>
        <w:jc w:val="center"/>
        <w:rPr>
          <w:del w:id="1578" w:author="lhc1990" w:date="2016-05-19T14:06:00Z"/>
        </w:rPr>
        <w:pPrChange w:id="1579" w:author="lhc1990" w:date="2016-05-19T14:06:00Z">
          <w:pPr>
            <w:pStyle w:val="ListParagraph"/>
            <w:ind w:leftChars="0" w:left="420" w:firstLineChars="50" w:firstLine="105"/>
          </w:pPr>
        </w:pPrChange>
      </w:pPr>
      <w:del w:id="1580" w:author="lhc1990" w:date="2016-05-19T14:06:00Z">
        <w:r w:rsidDel="00D5233B">
          <w:rPr>
            <w:rFonts w:hint="eastAsia"/>
          </w:rPr>
          <w:delText>なお、</w:delText>
        </w:r>
        <w:r w:rsidR="005D68DD" w:rsidDel="00D5233B">
          <w:rPr>
            <w:rFonts w:hint="eastAsia"/>
          </w:rPr>
          <w:delText>試験番号</w:delText>
        </w:r>
        <w:r w:rsidR="005D68DD" w:rsidDel="00D5233B">
          <w:rPr>
            <w:rFonts w:hint="eastAsia"/>
          </w:rPr>
          <w:delText>3.1.2</w:delText>
        </w:r>
        <w:r w:rsidR="005D68DD" w:rsidDel="00D5233B">
          <w:rPr>
            <w:rFonts w:hint="eastAsia"/>
          </w:rPr>
          <w:delText>と</w:delText>
        </w:r>
        <w:r w:rsidR="005D68DD" w:rsidDel="00D5233B">
          <w:rPr>
            <w:rFonts w:hint="eastAsia"/>
          </w:rPr>
          <w:delText>3.1.3</w:delText>
        </w:r>
        <w:r w:rsidR="005D68DD" w:rsidDel="00D5233B">
          <w:rPr>
            <w:rFonts w:hint="eastAsia"/>
          </w:rPr>
          <w:delText>は</w:delText>
        </w:r>
        <w:r w:rsidR="005335DE" w:rsidDel="00D5233B">
          <w:rPr>
            <w:rFonts w:hint="eastAsia"/>
          </w:rPr>
          <w:delText>操作</w:delText>
        </w:r>
        <w:r w:rsidR="00656B32" w:rsidDel="00D5233B">
          <w:rPr>
            <w:rFonts w:hint="eastAsia"/>
          </w:rPr>
          <w:delText>が同じ</w:delText>
        </w:r>
        <w:r w:rsidR="00EC7D1A" w:rsidDel="00D5233B">
          <w:rPr>
            <w:rFonts w:hint="eastAsia"/>
          </w:rPr>
          <w:delText>なので、</w:delText>
        </w:r>
        <w:r w:rsidR="00656B32" w:rsidDel="00D5233B">
          <w:rPr>
            <w:rFonts w:hint="eastAsia"/>
          </w:rPr>
          <w:delText>試験番号</w:delText>
        </w:r>
        <w:r w:rsidR="00347748" w:rsidDel="00D5233B">
          <w:rPr>
            <w:rFonts w:hint="eastAsia"/>
          </w:rPr>
          <w:delText>3.1.2</w:delText>
        </w:r>
        <w:r w:rsidR="00347748" w:rsidDel="00D5233B">
          <w:rPr>
            <w:rFonts w:hint="eastAsia"/>
          </w:rPr>
          <w:delText>で取得した</w:delText>
        </w:r>
        <w:r w:rsidR="00DB4EC1" w:rsidDel="00D5233B">
          <w:rPr>
            <w:rFonts w:hint="eastAsia"/>
          </w:rPr>
          <w:delText>3</w:delText>
        </w:r>
        <w:r w:rsidR="00DB4EC1" w:rsidDel="00D5233B">
          <w:rPr>
            <w:rFonts w:hint="eastAsia"/>
          </w:rPr>
          <w:delText>つの</w:delText>
        </w:r>
        <w:r w:rsidR="00347748" w:rsidDel="00D5233B">
          <w:rPr>
            <w:rFonts w:hint="eastAsia"/>
          </w:rPr>
          <w:delText>データベースファイルを試験番号</w:delText>
        </w:r>
        <w:r w:rsidR="00347748" w:rsidDel="00D5233B">
          <w:rPr>
            <w:rFonts w:hint="eastAsia"/>
          </w:rPr>
          <w:delText>3.1.3</w:delText>
        </w:r>
        <w:r w:rsidR="00347748" w:rsidDel="00D5233B">
          <w:rPr>
            <w:rFonts w:hint="eastAsia"/>
          </w:rPr>
          <w:delText>で</w:delText>
        </w:r>
        <w:r w:rsidR="00A1031B" w:rsidDel="00D5233B">
          <w:rPr>
            <w:rFonts w:hint="eastAsia"/>
          </w:rPr>
          <w:delText>利用</w:delText>
        </w:r>
        <w:r w:rsidR="004D0627" w:rsidDel="00D5233B">
          <w:rPr>
            <w:rFonts w:hint="eastAsia"/>
          </w:rPr>
          <w:delText>して</w:delText>
        </w:r>
        <w:r w:rsidR="00347748" w:rsidDel="00D5233B">
          <w:rPr>
            <w:rFonts w:hint="eastAsia"/>
          </w:rPr>
          <w:delText>問題ありません。</w:delText>
        </w:r>
      </w:del>
    </w:p>
    <w:p w14:paraId="7AFDD1FE" w14:textId="1CFBD469" w:rsidR="00154AF8" w:rsidDel="00D5233B" w:rsidRDefault="00821CB4">
      <w:pPr>
        <w:pStyle w:val="ListParagraph"/>
        <w:keepNext/>
        <w:ind w:leftChars="0" w:left="420" w:firstLineChars="50" w:firstLine="105"/>
        <w:jc w:val="center"/>
        <w:rPr>
          <w:del w:id="1581" w:author="lhc1990" w:date="2016-05-19T14:06:00Z"/>
        </w:rPr>
        <w:pPrChange w:id="1582" w:author="lhc1990" w:date="2016-05-19T14:06:00Z">
          <w:pPr>
            <w:pStyle w:val="ListParagraph"/>
            <w:ind w:leftChars="0" w:left="420" w:firstLineChars="50" w:firstLine="105"/>
          </w:pPr>
        </w:pPrChange>
      </w:pPr>
      <w:del w:id="1583" w:author="lhc1990" w:date="2016-05-19T14:06:00Z">
        <w:r w:rsidDel="00D5233B">
          <w:rPr>
            <w:rFonts w:hint="eastAsia"/>
          </w:rPr>
          <w:delText>例えば、試験番号</w:delText>
        </w:r>
        <w:r w:rsidDel="00D5233B">
          <w:rPr>
            <w:rFonts w:hint="eastAsia"/>
          </w:rPr>
          <w:delText>3.1.2</w:delText>
        </w:r>
        <w:r w:rsidDel="00D5233B">
          <w:rPr>
            <w:rFonts w:hint="eastAsia"/>
          </w:rPr>
          <w:delText>は、</w:delText>
        </w:r>
        <w:r w:rsidDel="00D5233B">
          <w:rPr>
            <w:rFonts w:hint="eastAsia"/>
          </w:rPr>
          <w:delText>3</w:delText>
        </w:r>
        <w:r w:rsidDel="00D5233B">
          <w:rPr>
            <w:rFonts w:hint="eastAsia"/>
          </w:rPr>
          <w:delText>つのデータベースファイルを</w:delText>
        </w:r>
        <w:r w:rsidR="00154AF8" w:rsidDel="00D5233B">
          <w:rPr>
            <w:rFonts w:hint="eastAsia"/>
          </w:rPr>
          <w:delText>取得し、それぞれ</w:delText>
        </w:r>
        <w:r w:rsidR="00154AF8" w:rsidDel="00D5233B">
          <w:rPr>
            <w:rFonts w:hint="eastAsia"/>
          </w:rPr>
          <w:delText>IV</w:delText>
        </w:r>
        <w:r w:rsidR="00154AF8" w:rsidDel="00D5233B">
          <w:rPr>
            <w:rFonts w:hint="eastAsia"/>
          </w:rPr>
          <w:delText>が異なることを確認します。</w:delText>
        </w:r>
        <w:r w:rsidR="00184145" w:rsidDel="00D5233B">
          <w:rPr>
            <w:rFonts w:hint="eastAsia"/>
          </w:rPr>
          <w:delText>読み</w:delText>
        </w:r>
        <w:r w:rsidR="00EC7D1A" w:rsidDel="00D5233B">
          <w:rPr>
            <w:rFonts w:hint="eastAsia"/>
          </w:rPr>
          <w:delText>難い</w:delText>
        </w:r>
        <w:r w:rsidR="00184145" w:rsidDel="00D5233B">
          <w:rPr>
            <w:rFonts w:hint="eastAsia"/>
          </w:rPr>
          <w:delText>ですが、</w:delText>
        </w:r>
        <w:r w:rsidR="00184145" w:rsidDel="00D5233B">
          <w:fldChar w:fldCharType="begin"/>
        </w:r>
        <w:r w:rsidR="00184145" w:rsidDel="00D5233B">
          <w:delInstrText xml:space="preserve"> REF _Ref417393657 \h </w:delInstrText>
        </w:r>
        <w:r w:rsidR="00184145"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13</w:delText>
        </w:r>
        <w:r w:rsidR="00184145" w:rsidDel="00D5233B">
          <w:fldChar w:fldCharType="end"/>
        </w:r>
        <w:r w:rsidR="00184145" w:rsidDel="00D5233B">
          <w:rPr>
            <w:rFonts w:hint="eastAsia"/>
          </w:rPr>
          <w:delText>それぞれ</w:delText>
        </w:r>
        <w:r w:rsidR="00184145" w:rsidDel="00D5233B">
          <w:rPr>
            <w:rFonts w:hint="eastAsia"/>
          </w:rPr>
          <w:delText>IV</w:delText>
        </w:r>
        <w:r w:rsidR="00184145" w:rsidDel="00D5233B">
          <w:rPr>
            <w:rFonts w:hint="eastAsia"/>
          </w:rPr>
          <w:delText>が異なることが</w:delText>
        </w:r>
        <w:r w:rsidR="00995BEC" w:rsidDel="00D5233B">
          <w:rPr>
            <w:rFonts w:hint="eastAsia"/>
          </w:rPr>
          <w:delText>分かります。</w:delText>
        </w:r>
        <w:r w:rsidR="0017438C" w:rsidDel="00D5233B">
          <w:rPr>
            <w:rFonts w:hint="eastAsia"/>
          </w:rPr>
          <w:delText>データベースファイル名は、</w:delText>
        </w:r>
        <w:r w:rsidR="0017438C" w:rsidDel="00D5233B">
          <w:rPr>
            <w:rFonts w:hint="eastAsia"/>
          </w:rPr>
          <w:delText>File Explorer</w:delText>
        </w:r>
        <w:r w:rsidR="0017438C" w:rsidDel="00D5233B">
          <w:rPr>
            <w:rFonts w:hint="eastAsia"/>
          </w:rPr>
          <w:delText>で</w:delText>
        </w:r>
        <w:r w:rsidR="0017438C" w:rsidDel="00D5233B">
          <w:rPr>
            <w:rFonts w:hint="eastAsia"/>
          </w:rPr>
          <w:delText>Windows</w:delText>
        </w:r>
        <w:r w:rsidR="0017438C" w:rsidDel="00D5233B">
          <w:rPr>
            <w:rFonts w:hint="eastAsia"/>
          </w:rPr>
          <w:delText>等の</w:delText>
        </w:r>
        <w:r w:rsidR="0017438C" w:rsidDel="00D5233B">
          <w:rPr>
            <w:rFonts w:hint="eastAsia"/>
          </w:rPr>
          <w:delText>PC</w:delText>
        </w:r>
        <w:r w:rsidR="0017438C" w:rsidDel="00D5233B">
          <w:rPr>
            <w:rFonts w:hint="eastAsia"/>
          </w:rPr>
          <w:delText>に保存するときに変更しても問題ありません。</w:delText>
        </w:r>
        <w:r w:rsidR="00EC7D1A" w:rsidDel="00D5233B">
          <w:rPr>
            <w:rFonts w:hint="eastAsia"/>
          </w:rPr>
          <w:delText>試験番号</w:delText>
        </w:r>
        <w:r w:rsidR="00EC7D1A" w:rsidDel="00D5233B">
          <w:rPr>
            <w:rFonts w:hint="eastAsia"/>
          </w:rPr>
          <w:delText>3.1.2</w:delText>
        </w:r>
        <w:r w:rsidR="00EC7D1A" w:rsidDel="00D5233B">
          <w:rPr>
            <w:rFonts w:hint="eastAsia"/>
          </w:rPr>
          <w:delText>では</w:delText>
        </w:r>
        <w:r w:rsidR="00EC7D1A" w:rsidDel="00D5233B">
          <w:rPr>
            <w:rFonts w:hint="eastAsia"/>
          </w:rPr>
          <w:delText>IV</w:delText>
        </w:r>
        <w:r w:rsidR="00EC7D1A" w:rsidDel="00D5233B">
          <w:rPr>
            <w:rFonts w:hint="eastAsia"/>
          </w:rPr>
          <w:delText>より前の</w:delText>
        </w:r>
        <w:r w:rsidR="00EC7D1A" w:rsidDel="00D5233B">
          <w:rPr>
            <w:rFonts w:hint="eastAsia"/>
          </w:rPr>
          <w:delText>992</w:delText>
        </w:r>
        <w:r w:rsidR="00EC7D1A" w:rsidDel="00D5233B">
          <w:rPr>
            <w:rFonts w:hint="eastAsia"/>
          </w:rPr>
          <w:delText>バイト部分が異なっていることを確認します。</w:delText>
        </w:r>
      </w:del>
    </w:p>
    <w:p w14:paraId="23111B72" w14:textId="041074E6" w:rsidR="00184145" w:rsidDel="00D5233B" w:rsidRDefault="00184145">
      <w:pPr>
        <w:keepNext/>
        <w:jc w:val="center"/>
        <w:rPr>
          <w:del w:id="1584" w:author="lhc1990" w:date="2016-05-19T14:06:00Z"/>
        </w:rPr>
        <w:pPrChange w:id="1585" w:author="lhc1990" w:date="2016-05-19T14:06:00Z">
          <w:pPr/>
        </w:pPrChange>
      </w:pPr>
    </w:p>
    <w:p w14:paraId="3274FE7D" w14:textId="5D69BFDA" w:rsidR="00184145" w:rsidDel="00D5233B" w:rsidRDefault="00184145">
      <w:pPr>
        <w:keepNext/>
        <w:jc w:val="center"/>
        <w:rPr>
          <w:del w:id="1586" w:author="lhc1990" w:date="2016-05-19T14:06:00Z"/>
        </w:rPr>
      </w:pPr>
      <w:del w:id="1587" w:author="lhc1990" w:date="2016-05-19T14:06:00Z">
        <w:r w:rsidDel="00D5233B">
          <w:rPr>
            <w:noProof/>
          </w:rPr>
          <w:drawing>
            <wp:inline distT="0" distB="0" distL="0" distR="0" wp14:anchorId="2F3D8D5B" wp14:editId="756B03C0">
              <wp:extent cx="5400040" cy="1934210"/>
              <wp:effectExtent l="0" t="0" r="0" b="889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_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1934210"/>
                      </a:xfrm>
                      <a:prstGeom prst="rect">
                        <a:avLst/>
                      </a:prstGeom>
                    </pic:spPr>
                  </pic:pic>
                </a:graphicData>
              </a:graphic>
            </wp:inline>
          </w:drawing>
        </w:r>
      </w:del>
    </w:p>
    <w:p w14:paraId="197976A5" w14:textId="54D5FCEA" w:rsidR="00184145" w:rsidDel="00D5233B" w:rsidRDefault="00184145">
      <w:pPr>
        <w:pStyle w:val="Caption"/>
        <w:keepNext/>
        <w:jc w:val="center"/>
        <w:rPr>
          <w:del w:id="1588" w:author="lhc1990" w:date="2016-05-19T14:06:00Z"/>
        </w:rPr>
        <w:pPrChange w:id="1589" w:author="lhc1990" w:date="2016-05-19T14:06:00Z">
          <w:pPr>
            <w:pStyle w:val="Caption"/>
            <w:jc w:val="center"/>
          </w:pPr>
        </w:pPrChange>
      </w:pPr>
      <w:bookmarkStart w:id="1590" w:name="_Ref417393657"/>
      <w:bookmarkStart w:id="1591" w:name="_Ref417393656"/>
      <w:del w:id="1592" w:author="lhc1990" w:date="2016-05-19T14:06:00Z">
        <w:r w:rsidDel="00D5233B">
          <w:rPr>
            <w:rFonts w:hint="eastAsia"/>
          </w:rPr>
          <w:delText>図</w:delText>
        </w:r>
        <w:r w:rsidDel="00D5233B">
          <w:rPr>
            <w:rFonts w:hint="eastAsia"/>
          </w:rPr>
          <w:delText xml:space="preserve"> </w:delText>
        </w:r>
        <w:r w:rsidDel="00D5233B">
          <w:rPr>
            <w:b w:val="0"/>
            <w:bCs w:val="0"/>
          </w:rPr>
          <w:fldChar w:fldCharType="begin"/>
        </w:r>
        <w:r w:rsidDel="00D5233B">
          <w:delInstrText xml:space="preserve"> </w:delInstrText>
        </w:r>
        <w:r w:rsidDel="00D5233B">
          <w:rPr>
            <w:rFonts w:hint="eastAsia"/>
          </w:rPr>
          <w:delInstrText>STYLEREF 1 \s</w:delInstrText>
        </w:r>
        <w:r w:rsidDel="00D5233B">
          <w:delInstrText xml:space="preserve"> </w:delInstrText>
        </w:r>
        <w:r w:rsidDel="00D5233B">
          <w:rPr>
            <w:b w:val="0"/>
            <w:bCs w:val="0"/>
          </w:rPr>
          <w:fldChar w:fldCharType="separate"/>
        </w:r>
        <w:r w:rsidDel="00D5233B">
          <w:rPr>
            <w:noProof/>
          </w:rPr>
          <w:delText>3</w:delText>
        </w:r>
        <w:r w:rsidDel="00D5233B">
          <w:rPr>
            <w:b w:val="0"/>
            <w:bCs w:val="0"/>
          </w:rPr>
          <w:fldChar w:fldCharType="end"/>
        </w:r>
        <w:r w:rsidDel="00D5233B">
          <w:noBreakHyphen/>
        </w:r>
        <w:r w:rsidDel="00D5233B">
          <w:rPr>
            <w:b w:val="0"/>
            <w:bCs w:val="0"/>
          </w:rPr>
          <w:fldChar w:fldCharType="begin"/>
        </w:r>
        <w:r w:rsidDel="00D5233B">
          <w:delInstrText xml:space="preserve"> </w:delInstrText>
        </w:r>
        <w:r w:rsidDel="00D5233B">
          <w:rPr>
            <w:rFonts w:hint="eastAsia"/>
          </w:rPr>
          <w:delInstrText xml:space="preserve">SEQ </w:delInstrText>
        </w:r>
        <w:r w:rsidDel="00D5233B">
          <w:rPr>
            <w:rFonts w:hint="eastAsia"/>
          </w:rPr>
          <w:delInstrText>図</w:delInstrText>
        </w:r>
        <w:r w:rsidDel="00D5233B">
          <w:rPr>
            <w:rFonts w:hint="eastAsia"/>
          </w:rPr>
          <w:delInstrText xml:space="preserve"> \* ARABIC \s 1</w:delInstrText>
        </w:r>
        <w:r w:rsidDel="00D5233B">
          <w:delInstrText xml:space="preserve"> </w:delInstrText>
        </w:r>
        <w:r w:rsidDel="00D5233B">
          <w:rPr>
            <w:b w:val="0"/>
            <w:bCs w:val="0"/>
          </w:rPr>
          <w:fldChar w:fldCharType="separate"/>
        </w:r>
        <w:r w:rsidDel="00D5233B">
          <w:rPr>
            <w:noProof/>
          </w:rPr>
          <w:delText>13</w:delText>
        </w:r>
        <w:r w:rsidDel="00D5233B">
          <w:rPr>
            <w:b w:val="0"/>
            <w:bCs w:val="0"/>
          </w:rPr>
          <w:fldChar w:fldCharType="end"/>
        </w:r>
        <w:bookmarkEnd w:id="1590"/>
        <w:r w:rsidDel="00D5233B">
          <w:rPr>
            <w:rFonts w:hint="eastAsia"/>
          </w:rPr>
          <w:delText xml:space="preserve"> </w:delText>
        </w:r>
        <w:r w:rsidDel="00D5233B">
          <w:rPr>
            <w:rFonts w:hint="eastAsia"/>
          </w:rPr>
          <w:delText>データベースファイルの比較</w:delText>
        </w:r>
        <w:bookmarkEnd w:id="1591"/>
      </w:del>
    </w:p>
    <w:p w14:paraId="650CE800" w14:textId="5C2EEDA6" w:rsidR="005D68DD" w:rsidDel="00D5233B" w:rsidRDefault="005D68DD">
      <w:pPr>
        <w:keepNext/>
        <w:jc w:val="center"/>
        <w:rPr>
          <w:del w:id="1593" w:author="lhc1990" w:date="2016-05-19T14:06:00Z"/>
        </w:rPr>
        <w:pPrChange w:id="1594" w:author="lhc1990" w:date="2016-05-19T14:06:00Z">
          <w:pPr/>
        </w:pPrChange>
      </w:pPr>
    </w:p>
    <w:p w14:paraId="3B2D443B" w14:textId="0F5FD253" w:rsidR="005D68DD" w:rsidDel="00D5233B" w:rsidRDefault="005D68DD">
      <w:pPr>
        <w:keepNext/>
        <w:jc w:val="center"/>
        <w:rPr>
          <w:del w:id="1595" w:author="lhc1990" w:date="2016-05-19T14:06:00Z"/>
        </w:rPr>
        <w:pPrChange w:id="1596" w:author="lhc1990" w:date="2016-05-19T14:06:00Z">
          <w:pPr/>
        </w:pPrChange>
      </w:pPr>
    </w:p>
    <w:p w14:paraId="529F6B6A" w14:textId="1F38D118" w:rsidR="0055613C" w:rsidDel="00D5233B" w:rsidRDefault="0055613C">
      <w:pPr>
        <w:pStyle w:val="Heading3"/>
        <w:numPr>
          <w:ilvl w:val="2"/>
          <w:numId w:val="7"/>
        </w:numPr>
        <w:ind w:leftChars="0"/>
        <w:jc w:val="center"/>
        <w:rPr>
          <w:del w:id="1597" w:author="lhc1990" w:date="2016-05-19T14:06:00Z"/>
        </w:rPr>
        <w:pPrChange w:id="1598" w:author="lhc1990" w:date="2016-05-19T14:06:00Z">
          <w:pPr>
            <w:pStyle w:val="Heading3"/>
            <w:numPr>
              <w:ilvl w:val="2"/>
              <w:numId w:val="7"/>
            </w:numPr>
            <w:ind w:leftChars="0" w:left="709" w:hanging="709"/>
          </w:pPr>
        </w:pPrChange>
      </w:pPr>
      <w:del w:id="1599" w:author="lhc1990" w:date="2016-05-19T14:06:00Z">
        <w:r w:rsidDel="00D5233B">
          <w:rPr>
            <w:rFonts w:hint="eastAsia"/>
          </w:rPr>
          <w:delText>試験番号</w:delText>
        </w:r>
        <w:r w:rsidDel="00D5233B">
          <w:rPr>
            <w:rFonts w:hint="eastAsia"/>
          </w:rPr>
          <w:delText>4.X</w:delText>
        </w:r>
      </w:del>
    </w:p>
    <w:p w14:paraId="6603AAC2" w14:textId="362E7C76" w:rsidR="009E0795" w:rsidDel="00D5233B" w:rsidRDefault="009E0795">
      <w:pPr>
        <w:pStyle w:val="ListParagraph"/>
        <w:keepNext/>
        <w:numPr>
          <w:ilvl w:val="0"/>
          <w:numId w:val="27"/>
        </w:numPr>
        <w:ind w:leftChars="0"/>
        <w:jc w:val="center"/>
        <w:rPr>
          <w:del w:id="1600" w:author="lhc1990" w:date="2016-05-19T14:06:00Z"/>
        </w:rPr>
        <w:pPrChange w:id="1601" w:author="lhc1990" w:date="2016-05-19T14:06:00Z">
          <w:pPr>
            <w:pStyle w:val="ListParagraph"/>
            <w:numPr>
              <w:numId w:val="27"/>
            </w:numPr>
            <w:ind w:leftChars="0" w:left="420" w:hanging="420"/>
          </w:pPr>
        </w:pPrChange>
      </w:pPr>
      <w:del w:id="1602" w:author="lhc1990" w:date="2016-05-19T14:06:00Z">
        <w:r w:rsidDel="00D5233B">
          <w:rPr>
            <w:rFonts w:hint="eastAsia"/>
          </w:rPr>
          <w:delText>試験の内容</w:delText>
        </w:r>
      </w:del>
    </w:p>
    <w:p w14:paraId="3102800D" w14:textId="5995424D" w:rsidR="009E0795" w:rsidDel="00D5233B" w:rsidRDefault="009E0795">
      <w:pPr>
        <w:pStyle w:val="ListParagraph"/>
        <w:keepNext/>
        <w:ind w:leftChars="0" w:left="420"/>
        <w:jc w:val="center"/>
        <w:rPr>
          <w:del w:id="1603" w:author="lhc1990" w:date="2016-05-19T14:06:00Z"/>
        </w:rPr>
        <w:pPrChange w:id="1604" w:author="lhc1990" w:date="2016-05-19T14:06:00Z">
          <w:pPr>
            <w:pStyle w:val="ListParagraph"/>
            <w:ind w:leftChars="0" w:left="420"/>
          </w:pPr>
        </w:pPrChange>
      </w:pPr>
      <w:del w:id="1605" w:author="lhc1990" w:date="2016-05-19T14:06:00Z">
        <w:r w:rsidDel="00D5233B">
          <w:rPr>
            <w:rFonts w:hint="eastAsia"/>
          </w:rPr>
          <w:delText>ある端末上で作成したデータベースファイルが別の端末で操作できないことを確認します。</w:delText>
        </w:r>
      </w:del>
    </w:p>
    <w:p w14:paraId="0B5A788B" w14:textId="5928D4C6" w:rsidR="009E0795" w:rsidDel="00D5233B" w:rsidRDefault="009E0795">
      <w:pPr>
        <w:pStyle w:val="ListParagraph"/>
        <w:keepNext/>
        <w:numPr>
          <w:ilvl w:val="0"/>
          <w:numId w:val="27"/>
        </w:numPr>
        <w:ind w:leftChars="0"/>
        <w:jc w:val="center"/>
        <w:rPr>
          <w:del w:id="1606" w:author="lhc1990" w:date="2016-05-19T14:06:00Z"/>
        </w:rPr>
        <w:pPrChange w:id="1607" w:author="lhc1990" w:date="2016-05-19T14:06:00Z">
          <w:pPr>
            <w:pStyle w:val="ListParagraph"/>
            <w:numPr>
              <w:numId w:val="27"/>
            </w:numPr>
            <w:ind w:leftChars="0" w:left="420" w:hanging="420"/>
          </w:pPr>
        </w:pPrChange>
      </w:pPr>
      <w:del w:id="1608" w:author="lhc1990" w:date="2016-05-19T14:06:00Z">
        <w:r w:rsidDel="00D5233B">
          <w:rPr>
            <w:rFonts w:hint="eastAsia"/>
          </w:rPr>
          <w:delText>試験の背景</w:delText>
        </w:r>
      </w:del>
    </w:p>
    <w:p w14:paraId="3DF6251D" w14:textId="4824BA15" w:rsidR="009E0795" w:rsidDel="00D5233B" w:rsidRDefault="00354D25">
      <w:pPr>
        <w:pStyle w:val="ListParagraph"/>
        <w:keepNext/>
        <w:ind w:leftChars="0" w:left="420"/>
        <w:jc w:val="center"/>
        <w:rPr>
          <w:del w:id="1609" w:author="lhc1990" w:date="2016-05-19T14:06:00Z"/>
        </w:rPr>
        <w:pPrChange w:id="1610" w:author="lhc1990" w:date="2016-05-19T14:06:00Z">
          <w:pPr>
            <w:pStyle w:val="ListParagraph"/>
            <w:ind w:leftChars="0" w:left="420"/>
          </w:pPr>
        </w:pPrChange>
      </w:pPr>
      <w:del w:id="1611" w:author="lhc1990" w:date="2016-05-19T14:06:00Z">
        <w:r w:rsidDel="00D5233B">
          <w:rPr>
            <w:rFonts w:hint="eastAsia"/>
          </w:rPr>
          <w:delText>CrypgetSQL</w:delText>
        </w:r>
        <w:r w:rsidDel="00D5233B">
          <w:rPr>
            <w:rFonts w:hint="eastAsia"/>
          </w:rPr>
          <w:delText>は</w:delText>
        </w:r>
        <w:r w:rsidR="0056698E" w:rsidDel="00D5233B">
          <w:rPr>
            <w:rFonts w:hint="eastAsia"/>
          </w:rPr>
          <w:delText>端末認証機能を持っており、</w:delText>
        </w:r>
        <w:r w:rsidR="00D8424A" w:rsidDel="00D5233B">
          <w:rPr>
            <w:rFonts w:hint="eastAsia"/>
          </w:rPr>
          <w:delText>ある端末上で作成した</w:delText>
        </w:r>
        <w:r w:rsidR="00C42C80" w:rsidDel="00D5233B">
          <w:rPr>
            <w:rFonts w:hint="eastAsia"/>
          </w:rPr>
          <w:delText>データベース</w:delText>
        </w:r>
        <w:r w:rsidR="00D8424A" w:rsidDel="00D5233B">
          <w:rPr>
            <w:rFonts w:hint="eastAsia"/>
          </w:rPr>
          <w:delText>ファイル</w:delText>
        </w:r>
        <w:r w:rsidR="008122C8" w:rsidDel="00D5233B">
          <w:rPr>
            <w:rFonts w:hint="eastAsia"/>
          </w:rPr>
          <w:delText>を</w:delText>
        </w:r>
        <w:r w:rsidR="00D8424A" w:rsidDel="00D5233B">
          <w:rPr>
            <w:rFonts w:hint="eastAsia"/>
          </w:rPr>
          <w:delText>別の端末で開け</w:delText>
        </w:r>
        <w:r w:rsidDel="00D5233B">
          <w:rPr>
            <w:rFonts w:hint="eastAsia"/>
          </w:rPr>
          <w:delText>ません。</w:delText>
        </w:r>
        <w:r w:rsidR="0056698E" w:rsidDel="00D5233B">
          <w:rPr>
            <w:rFonts w:hint="eastAsia"/>
          </w:rPr>
          <w:delText>本試験では、この機能が正常に動作しているかを</w:delText>
        </w:r>
        <w:r w:rsidR="00D8424A" w:rsidDel="00D5233B">
          <w:rPr>
            <w:rFonts w:hint="eastAsia"/>
          </w:rPr>
          <w:delText>確認します。</w:delText>
        </w:r>
      </w:del>
    </w:p>
    <w:p w14:paraId="75358FC1" w14:textId="583E16C6" w:rsidR="009E0795" w:rsidDel="00D5233B" w:rsidRDefault="009E0795">
      <w:pPr>
        <w:pStyle w:val="ListParagraph"/>
        <w:keepNext/>
        <w:numPr>
          <w:ilvl w:val="0"/>
          <w:numId w:val="27"/>
        </w:numPr>
        <w:ind w:leftChars="0"/>
        <w:jc w:val="center"/>
        <w:rPr>
          <w:del w:id="1612" w:author="lhc1990" w:date="2016-05-19T14:06:00Z"/>
        </w:rPr>
        <w:pPrChange w:id="1613" w:author="lhc1990" w:date="2016-05-19T14:06:00Z">
          <w:pPr>
            <w:pStyle w:val="ListParagraph"/>
            <w:numPr>
              <w:numId w:val="27"/>
            </w:numPr>
            <w:ind w:leftChars="0" w:left="420" w:hanging="420"/>
          </w:pPr>
        </w:pPrChange>
      </w:pPr>
      <w:del w:id="1614" w:author="lhc1990" w:date="2016-05-19T14:06:00Z">
        <w:r w:rsidDel="00D5233B">
          <w:rPr>
            <w:rFonts w:hint="eastAsia"/>
          </w:rPr>
          <w:delText>試験アプリ</w:delText>
        </w:r>
      </w:del>
    </w:p>
    <w:p w14:paraId="78061CA1" w14:textId="74BC10A0" w:rsidR="009E0795" w:rsidDel="00D5233B" w:rsidRDefault="009E0795">
      <w:pPr>
        <w:pStyle w:val="ListParagraph"/>
        <w:keepNext/>
        <w:ind w:leftChars="0" w:left="420"/>
        <w:jc w:val="center"/>
        <w:rPr>
          <w:del w:id="1615" w:author="lhc1990" w:date="2016-05-19T14:06:00Z"/>
        </w:rPr>
        <w:pPrChange w:id="1616" w:author="lhc1990" w:date="2016-05-19T14:06:00Z">
          <w:pPr>
            <w:pStyle w:val="ListParagraph"/>
            <w:ind w:leftChars="0" w:left="420"/>
          </w:pPr>
        </w:pPrChange>
      </w:pPr>
      <w:del w:id="1617" w:author="lhc1990" w:date="2016-05-19T14:06:00Z">
        <w:r w:rsidRPr="009A56DB" w:rsidDel="00D5233B">
          <w:delText>IntegrationTestApp1_1</w:delText>
        </w:r>
        <w:r w:rsidR="00A40758" w:rsidDel="00D5233B">
          <w:rPr>
            <w:rFonts w:hint="eastAsia"/>
          </w:rPr>
          <w:delText>を利用します。</w:delText>
        </w:r>
      </w:del>
    </w:p>
    <w:p w14:paraId="618A1198" w14:textId="64E60135" w:rsidR="009E0795" w:rsidDel="00D5233B" w:rsidRDefault="009E0795">
      <w:pPr>
        <w:pStyle w:val="ListParagraph"/>
        <w:keepNext/>
        <w:numPr>
          <w:ilvl w:val="0"/>
          <w:numId w:val="27"/>
        </w:numPr>
        <w:ind w:leftChars="0"/>
        <w:jc w:val="center"/>
        <w:rPr>
          <w:del w:id="1618" w:author="lhc1990" w:date="2016-05-19T14:06:00Z"/>
        </w:rPr>
        <w:pPrChange w:id="1619" w:author="lhc1990" w:date="2016-05-19T14:06:00Z">
          <w:pPr>
            <w:pStyle w:val="ListParagraph"/>
            <w:numPr>
              <w:numId w:val="27"/>
            </w:numPr>
            <w:ind w:leftChars="0" w:left="420" w:hanging="420"/>
          </w:pPr>
        </w:pPrChange>
      </w:pPr>
      <w:del w:id="1620" w:author="lhc1990" w:date="2016-05-19T14:06:00Z">
        <w:r w:rsidDel="00D5233B">
          <w:rPr>
            <w:rFonts w:hint="eastAsia"/>
          </w:rPr>
          <w:delText>注意事項</w:delText>
        </w:r>
      </w:del>
    </w:p>
    <w:p w14:paraId="2E8BDA8F" w14:textId="5F7FC616" w:rsidR="009E0795" w:rsidDel="00D5233B" w:rsidRDefault="00006A89">
      <w:pPr>
        <w:pStyle w:val="ListParagraph"/>
        <w:keepNext/>
        <w:ind w:leftChars="0" w:left="420"/>
        <w:jc w:val="center"/>
        <w:rPr>
          <w:del w:id="1621" w:author="lhc1990" w:date="2016-05-19T14:06:00Z"/>
        </w:rPr>
        <w:pPrChange w:id="1622" w:author="lhc1990" w:date="2016-05-19T14:06:00Z">
          <w:pPr>
            <w:pStyle w:val="ListParagraph"/>
            <w:ind w:leftChars="0" w:left="420"/>
          </w:pPr>
        </w:pPrChange>
      </w:pPr>
      <w:del w:id="1623" w:author="lhc1990" w:date="2016-05-19T14:06:00Z">
        <w:r w:rsidDel="00D5233B">
          <w:rPr>
            <w:rFonts w:hint="eastAsia"/>
          </w:rPr>
          <w:delText>エミュレータの場合、端末を識別する端末</w:delText>
        </w:r>
        <w:r w:rsidDel="00D5233B">
          <w:rPr>
            <w:rFonts w:hint="eastAsia"/>
          </w:rPr>
          <w:delText>ID</w:delText>
        </w:r>
        <w:r w:rsidDel="00D5233B">
          <w:rPr>
            <w:rFonts w:hint="eastAsia"/>
          </w:rPr>
          <w:delText>が</w:delText>
        </w:r>
        <w:r w:rsidDel="00D5233B">
          <w:rPr>
            <w:rFonts w:hint="eastAsia"/>
          </w:rPr>
          <w:delText>null</w:delText>
        </w:r>
        <w:r w:rsidDel="00D5233B">
          <w:rPr>
            <w:rFonts w:hint="eastAsia"/>
          </w:rPr>
          <w:delText>になります。エミュレータ</w:delText>
        </w:r>
        <w:r w:rsidDel="00D5233B">
          <w:rPr>
            <w:rFonts w:hint="eastAsia"/>
          </w:rPr>
          <w:delText>2</w:delText>
        </w:r>
        <w:r w:rsidDel="00D5233B">
          <w:rPr>
            <w:rFonts w:hint="eastAsia"/>
          </w:rPr>
          <w:delText>台で試験すると、同じ端末と認識され、</w:delText>
        </w:r>
        <w:r w:rsidR="0009650C" w:rsidDel="00D5233B">
          <w:rPr>
            <w:rFonts w:hint="eastAsia"/>
          </w:rPr>
          <w:delText>開けてしまいます。</w:delText>
        </w:r>
      </w:del>
    </w:p>
    <w:p w14:paraId="10A3F29F" w14:textId="75402B70" w:rsidR="006F06D7" w:rsidDel="00D5233B" w:rsidRDefault="00E95DDD">
      <w:pPr>
        <w:pStyle w:val="ListParagraph"/>
        <w:keepNext/>
        <w:ind w:leftChars="0" w:left="420"/>
        <w:jc w:val="center"/>
        <w:rPr>
          <w:del w:id="1624" w:author="lhc1990" w:date="2016-05-19T14:06:00Z"/>
        </w:rPr>
        <w:pPrChange w:id="1625" w:author="lhc1990" w:date="2016-05-19T14:06:00Z">
          <w:pPr>
            <w:pStyle w:val="ListParagraph"/>
            <w:ind w:leftChars="0" w:left="420"/>
          </w:pPr>
        </w:pPrChange>
      </w:pPr>
      <w:del w:id="1626" w:author="lhc1990" w:date="2016-05-19T14:06:00Z">
        <w:r w:rsidDel="00D5233B">
          <w:rPr>
            <w:rFonts w:hint="eastAsia"/>
          </w:rPr>
          <w:delText>実機では、</w:delText>
        </w:r>
        <w:r w:rsidDel="00D5233B">
          <w:rPr>
            <w:rFonts w:hint="eastAsia"/>
          </w:rPr>
          <w:delText xml:space="preserve">File </w:delText>
        </w:r>
        <w:r w:rsidDel="00D5233B">
          <w:delText>Explorer</w:delText>
        </w:r>
        <w:r w:rsidDel="00D5233B">
          <w:rPr>
            <w:rFonts w:hint="eastAsia"/>
          </w:rPr>
          <w:delText>から</w:delText>
        </w:r>
        <w:r w:rsidDel="00D5233B">
          <w:rPr>
            <w:rFonts w:hint="eastAsia"/>
          </w:rPr>
          <w:delText>/data/data/</w:delText>
        </w:r>
        <w:r w:rsidDel="00D5233B">
          <w:rPr>
            <w:rFonts w:hint="eastAsia"/>
          </w:rPr>
          <w:delText>以降のファイルにアクセスできません。</w:delText>
        </w:r>
        <w:r w:rsidR="007D33FA" w:rsidDel="00D5233B">
          <w:rPr>
            <w:rFonts w:hint="eastAsia"/>
          </w:rPr>
          <w:delText>SD</w:delText>
        </w:r>
        <w:r w:rsidR="007D33FA" w:rsidDel="00D5233B">
          <w:rPr>
            <w:rFonts w:hint="eastAsia"/>
          </w:rPr>
          <w:delText>カード</w:delText>
        </w:r>
        <w:r w:rsidR="006F06D7" w:rsidDel="00D5233B">
          <w:rPr>
            <w:rFonts w:hint="eastAsia"/>
          </w:rPr>
          <w:delText>(/mnt/sdcard/)</w:delText>
        </w:r>
        <w:r w:rsidR="007D33FA" w:rsidDel="00D5233B">
          <w:rPr>
            <w:rFonts w:hint="eastAsia"/>
          </w:rPr>
          <w:delText>を用いて試験します。</w:delText>
        </w:r>
      </w:del>
    </w:p>
    <w:p w14:paraId="512C1CA5" w14:textId="4970142E" w:rsidR="00DF3CCD" w:rsidRPr="00552833" w:rsidDel="00D5233B" w:rsidRDefault="00DF3CCD">
      <w:pPr>
        <w:pStyle w:val="ListParagraph"/>
        <w:keepNext/>
        <w:ind w:leftChars="0" w:left="420"/>
        <w:jc w:val="center"/>
        <w:rPr>
          <w:del w:id="1627" w:author="lhc1990" w:date="2016-05-19T14:06:00Z"/>
          <w:b/>
          <w:color w:val="FF0000"/>
          <w:u w:val="single"/>
        </w:rPr>
        <w:pPrChange w:id="1628" w:author="lhc1990" w:date="2016-05-19T14:06:00Z">
          <w:pPr>
            <w:pStyle w:val="ListParagraph"/>
            <w:ind w:leftChars="0" w:left="420"/>
          </w:pPr>
        </w:pPrChange>
      </w:pPr>
      <w:del w:id="1629" w:author="lhc1990" w:date="2016-05-19T14:06:00Z">
        <w:r w:rsidRPr="00552833" w:rsidDel="00D5233B">
          <w:rPr>
            <w:rFonts w:hint="eastAsia"/>
            <w:b/>
            <w:color w:val="FF0000"/>
            <w:u w:val="single"/>
          </w:rPr>
          <w:delText>※</w:delText>
        </w:r>
        <w:r w:rsidRPr="00552833" w:rsidDel="00D5233B">
          <w:rPr>
            <w:b/>
            <w:color w:val="FF0000"/>
            <w:u w:val="single"/>
          </w:rPr>
          <w:delText>SD</w:delText>
        </w:r>
        <w:r w:rsidRPr="00552833" w:rsidDel="00D5233B">
          <w:rPr>
            <w:rFonts w:hint="eastAsia"/>
            <w:b/>
            <w:color w:val="FF0000"/>
            <w:u w:val="single"/>
          </w:rPr>
          <w:delText>カードのパスは</w:delText>
        </w:r>
        <w:r w:rsidRPr="00552833" w:rsidDel="00D5233B">
          <w:rPr>
            <w:b/>
            <w:color w:val="FF0000"/>
            <w:u w:val="single"/>
          </w:rPr>
          <w:delText>Android</w:delText>
        </w:r>
        <w:r w:rsidRPr="00552833" w:rsidDel="00D5233B">
          <w:rPr>
            <w:rFonts w:hint="eastAsia"/>
            <w:b/>
            <w:color w:val="FF0000"/>
            <w:u w:val="single"/>
          </w:rPr>
          <w:delText>実機により異なる場合があります。適宜修正して</w:delText>
        </w:r>
        <w:r w:rsidR="00E726CE" w:rsidDel="00D5233B">
          <w:rPr>
            <w:rFonts w:hint="eastAsia"/>
            <w:b/>
            <w:color w:val="FF0000"/>
            <w:u w:val="single"/>
          </w:rPr>
          <w:delText>下さい</w:delText>
        </w:r>
        <w:r w:rsidRPr="00552833" w:rsidDel="00D5233B">
          <w:rPr>
            <w:rFonts w:hint="eastAsia"/>
            <w:b/>
            <w:color w:val="FF0000"/>
            <w:u w:val="single"/>
          </w:rPr>
          <w:delText>。</w:delText>
        </w:r>
      </w:del>
    </w:p>
    <w:p w14:paraId="7DE23636" w14:textId="32B31EF5" w:rsidR="009E0795" w:rsidRPr="006F06D7" w:rsidDel="00D5233B" w:rsidRDefault="009E0795">
      <w:pPr>
        <w:pStyle w:val="ListParagraph"/>
        <w:keepNext/>
        <w:numPr>
          <w:ilvl w:val="0"/>
          <w:numId w:val="27"/>
        </w:numPr>
        <w:ind w:leftChars="0"/>
        <w:jc w:val="center"/>
        <w:rPr>
          <w:del w:id="1630" w:author="lhc1990" w:date="2016-05-19T14:06:00Z"/>
        </w:rPr>
        <w:pPrChange w:id="1631" w:author="lhc1990" w:date="2016-05-19T14:06:00Z">
          <w:pPr>
            <w:pStyle w:val="ListParagraph"/>
            <w:numPr>
              <w:numId w:val="27"/>
            </w:numPr>
            <w:ind w:leftChars="0" w:left="420" w:hanging="420"/>
          </w:pPr>
        </w:pPrChange>
      </w:pPr>
      <w:del w:id="1632" w:author="lhc1990" w:date="2016-05-19T14:06:00Z">
        <w:r w:rsidDel="00D5233B">
          <w:rPr>
            <w:rFonts w:hint="eastAsia"/>
          </w:rPr>
          <w:delText>試験の手順</w:delText>
        </w:r>
      </w:del>
    </w:p>
    <w:p w14:paraId="3331F340" w14:textId="695C40C4" w:rsidR="006F06D7" w:rsidDel="00D5233B" w:rsidRDefault="009A56DB">
      <w:pPr>
        <w:pStyle w:val="ListParagraph"/>
        <w:keepNext/>
        <w:numPr>
          <w:ilvl w:val="0"/>
          <w:numId w:val="26"/>
        </w:numPr>
        <w:ind w:leftChars="0"/>
        <w:jc w:val="center"/>
        <w:rPr>
          <w:del w:id="1633" w:author="lhc1990" w:date="2016-05-19T14:06:00Z"/>
        </w:rPr>
        <w:pPrChange w:id="1634" w:author="lhc1990" w:date="2016-05-19T14:06:00Z">
          <w:pPr>
            <w:pStyle w:val="ListParagraph"/>
            <w:numPr>
              <w:numId w:val="26"/>
            </w:numPr>
            <w:ind w:leftChars="0" w:left="420" w:hanging="420"/>
          </w:pPr>
        </w:pPrChange>
      </w:pPr>
      <w:del w:id="1635" w:author="lhc1990" w:date="2016-05-19T14:06:00Z">
        <w:r w:rsidDel="00D5233B">
          <w:rPr>
            <w:rFonts w:hint="eastAsia"/>
          </w:rPr>
          <w:delText>エミュレータで</w:delText>
        </w:r>
        <w:r w:rsidRPr="009A56DB" w:rsidDel="00D5233B">
          <w:delText>IntegrationTestApp1_1</w:delText>
        </w:r>
        <w:r w:rsidDel="00D5233B">
          <w:rPr>
            <w:rFonts w:hint="eastAsia"/>
          </w:rPr>
          <w:delText>を実行します。</w:delText>
        </w:r>
      </w:del>
    </w:p>
    <w:p w14:paraId="0EBC9E4B" w14:textId="55116DE0" w:rsidR="00FA20AC" w:rsidDel="00D5233B" w:rsidRDefault="009A56DB">
      <w:pPr>
        <w:keepNext/>
        <w:jc w:val="center"/>
        <w:rPr>
          <w:del w:id="1636" w:author="lhc1990" w:date="2016-05-19T14:06:00Z"/>
        </w:rPr>
        <w:pPrChange w:id="1637" w:author="lhc1990" w:date="2016-05-19T14:06:00Z">
          <w:pPr/>
        </w:pPrChange>
      </w:pPr>
      <w:del w:id="1638" w:author="lhc1990" w:date="2016-05-19T14:06:00Z">
        <w:r w:rsidDel="00D5233B">
          <w:rPr>
            <w:rFonts w:hint="eastAsia"/>
          </w:rPr>
          <w:delText>/data/data/[</w:delText>
        </w:r>
        <w:r w:rsidDel="00D5233B">
          <w:rPr>
            <w:rFonts w:hint="eastAsia"/>
          </w:rPr>
          <w:delText>パッケージ名</w:delText>
        </w:r>
        <w:r w:rsidDel="00D5233B">
          <w:rPr>
            <w:rFonts w:hint="eastAsia"/>
          </w:rPr>
          <w:delText>]/databases/temp.db</w:delText>
        </w:r>
        <w:r w:rsidR="006F06D7" w:rsidDel="00D5233B">
          <w:rPr>
            <w:rFonts w:hint="eastAsia"/>
          </w:rPr>
          <w:delText>を</w:delText>
        </w:r>
        <w:r w:rsidR="006F06D7" w:rsidDel="00D5233B">
          <w:rPr>
            <w:rFonts w:hint="eastAsia"/>
          </w:rPr>
          <w:delText>PULL</w:delText>
        </w:r>
        <w:r w:rsidR="006F06D7" w:rsidDel="00D5233B">
          <w:rPr>
            <w:rFonts w:hint="eastAsia"/>
          </w:rPr>
          <w:delText>して</w:delText>
        </w:r>
        <w:r w:rsidR="00E726CE" w:rsidDel="00D5233B">
          <w:rPr>
            <w:rFonts w:hint="eastAsia"/>
          </w:rPr>
          <w:delText>下さい</w:delText>
        </w:r>
        <w:r w:rsidR="006F06D7" w:rsidDel="00D5233B">
          <w:rPr>
            <w:rFonts w:hint="eastAsia"/>
          </w:rPr>
          <w:delText>。</w:delText>
        </w:r>
        <w:r w:rsidDel="00D5233B">
          <w:rPr>
            <w:rFonts w:hint="eastAsia"/>
          </w:rPr>
          <w:delText>パッケージ名</w:delText>
        </w:r>
        <w:r w:rsidR="00FA20AC" w:rsidDel="00D5233B">
          <w:rPr>
            <w:rFonts w:hint="eastAsia"/>
          </w:rPr>
          <w:delText>は、以下になります。</w:delText>
        </w:r>
      </w:del>
    </w:p>
    <w:p w14:paraId="0103FA3F" w14:textId="5B997107" w:rsidR="006F06D7" w:rsidDel="00D5233B" w:rsidRDefault="009A56DB">
      <w:pPr>
        <w:keepNext/>
        <w:ind w:firstLine="420"/>
        <w:jc w:val="center"/>
        <w:rPr>
          <w:del w:id="1639" w:author="lhc1990" w:date="2016-05-19T14:06:00Z"/>
        </w:rPr>
        <w:pPrChange w:id="1640" w:author="lhc1990" w:date="2016-05-19T14:06:00Z">
          <w:pPr>
            <w:ind w:firstLine="420"/>
          </w:pPr>
        </w:pPrChange>
      </w:pPr>
      <w:del w:id="1641" w:author="lhc1990" w:date="2016-05-19T14:06:00Z">
        <w:r w:rsidRPr="009A56DB" w:rsidDel="00D5233B">
          <w:delText>jp.co.toshiba_sol.android.sec.database.crypgetsql.test.integration.app1</w:delText>
        </w:r>
      </w:del>
    </w:p>
    <w:p w14:paraId="22CAC800" w14:textId="28920751" w:rsidR="006F06D7" w:rsidDel="00D5233B" w:rsidRDefault="006F06D7">
      <w:pPr>
        <w:keepNext/>
        <w:jc w:val="center"/>
        <w:rPr>
          <w:del w:id="1642" w:author="lhc1990" w:date="2016-05-19T14:06:00Z"/>
        </w:rPr>
        <w:pPrChange w:id="1643" w:author="lhc1990" w:date="2016-05-19T14:06:00Z">
          <w:pPr/>
        </w:pPrChange>
      </w:pPr>
    </w:p>
    <w:p w14:paraId="18B04E45" w14:textId="066405BD" w:rsidR="006F06D7" w:rsidDel="00D5233B" w:rsidRDefault="006F06D7">
      <w:pPr>
        <w:pStyle w:val="ListParagraph"/>
        <w:keepNext/>
        <w:numPr>
          <w:ilvl w:val="0"/>
          <w:numId w:val="26"/>
        </w:numPr>
        <w:ind w:leftChars="0"/>
        <w:jc w:val="center"/>
        <w:rPr>
          <w:del w:id="1644" w:author="lhc1990" w:date="2016-05-19T14:06:00Z"/>
        </w:rPr>
        <w:pPrChange w:id="1645" w:author="lhc1990" w:date="2016-05-19T14:06:00Z">
          <w:pPr>
            <w:pStyle w:val="ListParagraph"/>
            <w:numPr>
              <w:numId w:val="26"/>
            </w:numPr>
            <w:ind w:leftChars="0" w:left="420" w:hanging="420"/>
          </w:pPr>
        </w:pPrChange>
      </w:pPr>
      <w:del w:id="1646" w:author="lhc1990" w:date="2016-05-19T14:06:00Z">
        <w:r w:rsidDel="00D5233B">
          <w:rPr>
            <w:rFonts w:hint="eastAsia"/>
          </w:rPr>
          <w:delText>ソースコードを修正します。</w:delText>
        </w:r>
      </w:del>
    </w:p>
    <w:p w14:paraId="58676F1B" w14:textId="1F28085D" w:rsidR="006F06D7" w:rsidDel="00D5233B" w:rsidRDefault="006F06D7">
      <w:pPr>
        <w:keepNext/>
        <w:jc w:val="center"/>
        <w:rPr>
          <w:del w:id="1647" w:author="lhc1990" w:date="2016-05-19T14:06:00Z"/>
        </w:rPr>
        <w:pPrChange w:id="1648" w:author="lhc1990" w:date="2016-05-19T14:06:00Z">
          <w:pPr/>
        </w:pPrChange>
      </w:pPr>
      <w:del w:id="1649" w:author="lhc1990" w:date="2016-05-19T14:06:00Z">
        <w:r w:rsidRPr="009A56DB" w:rsidDel="00D5233B">
          <w:delText>IntegrationTestApp1_1</w:delText>
        </w:r>
        <w:r w:rsidDel="00D5233B">
          <w:rPr>
            <w:rFonts w:hint="eastAsia"/>
          </w:rPr>
          <w:delText>の</w:delText>
        </w:r>
        <w:r w:rsidDel="00D5233B">
          <w:rPr>
            <w:rFonts w:hint="eastAsia"/>
          </w:rPr>
          <w:delText>src</w:delText>
        </w:r>
        <w:r w:rsidDel="00D5233B">
          <w:rPr>
            <w:rFonts w:hint="eastAsia"/>
          </w:rPr>
          <w:delText>の以下のファイルにおいて、</w:delText>
        </w:r>
        <w:r w:rsidDel="00D5233B">
          <w:rPr>
            <w:rFonts w:hint="eastAsia"/>
          </w:rPr>
          <w:delText>onCreate</w:delText>
        </w:r>
        <w:r w:rsidR="00FA20AC" w:rsidDel="00D5233B">
          <w:rPr>
            <w:rFonts w:hint="eastAsia"/>
          </w:rPr>
          <w:delText>メソッド</w:delText>
        </w:r>
        <w:r w:rsidDel="00D5233B">
          <w:rPr>
            <w:rFonts w:hint="eastAsia"/>
          </w:rPr>
          <w:delText>の処理を</w:delText>
        </w:r>
        <w:r w:rsidDel="00D5233B">
          <w:fldChar w:fldCharType="begin"/>
        </w:r>
        <w:r w:rsidDel="00D5233B">
          <w:delInstrText xml:space="preserve"> </w:delInstrText>
        </w:r>
        <w:r w:rsidDel="00D5233B">
          <w:rPr>
            <w:rFonts w:hint="eastAsia"/>
          </w:rPr>
          <w:delInstrText>REF _Ref416271767 \h</w:delInstrText>
        </w:r>
        <w:r w:rsidDel="00D5233B">
          <w:delInstrText xml:space="preserve"> </w:delInstrText>
        </w:r>
        <w:r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13</w:delText>
        </w:r>
        <w:r w:rsidDel="00D5233B">
          <w:fldChar w:fldCharType="end"/>
        </w:r>
        <w:r w:rsidDel="00D5233B">
          <w:rPr>
            <w:rFonts w:hint="eastAsia"/>
          </w:rPr>
          <w:delText>に従って修正して</w:delText>
        </w:r>
        <w:r w:rsidR="00E726CE" w:rsidDel="00D5233B">
          <w:rPr>
            <w:rFonts w:hint="eastAsia"/>
          </w:rPr>
          <w:delText>下さい</w:delText>
        </w:r>
        <w:r w:rsidDel="00D5233B">
          <w:rPr>
            <w:rFonts w:hint="eastAsia"/>
          </w:rPr>
          <w:delText>。赤太字のところが修正箇所です。（コメントアウトを変更しています）</w:delText>
        </w:r>
      </w:del>
    </w:p>
    <w:p w14:paraId="790D1746" w14:textId="62A06B4D" w:rsidR="006F06D7" w:rsidDel="00D5233B" w:rsidRDefault="006F06D7">
      <w:pPr>
        <w:keepNext/>
        <w:ind w:left="840"/>
        <w:jc w:val="center"/>
        <w:rPr>
          <w:del w:id="1650" w:author="lhc1990" w:date="2016-05-19T14:06:00Z"/>
        </w:rPr>
        <w:pPrChange w:id="1651" w:author="lhc1990" w:date="2016-05-19T14:06:00Z">
          <w:pPr>
            <w:ind w:left="840"/>
          </w:pPr>
        </w:pPrChange>
      </w:pPr>
      <w:del w:id="1652" w:author="lhc1990" w:date="2016-05-19T14:06:00Z">
        <w:r w:rsidRPr="009A56DB" w:rsidDel="00D5233B">
          <w:delText>jp.co.toshiba_sol.android.sec.database.crypgetsql.test.integration.app1</w:delText>
        </w:r>
        <w:r w:rsidDel="00D5233B">
          <w:rPr>
            <w:rFonts w:hint="eastAsia"/>
          </w:rPr>
          <w:delText>.</w:delText>
        </w:r>
        <w:r w:rsidRPr="006F06D7" w:rsidDel="00D5233B">
          <w:delText xml:space="preserve"> IntegrationTestApp1Activity</w:delText>
        </w:r>
        <w:r w:rsidDel="00D5233B">
          <w:rPr>
            <w:rFonts w:hint="eastAsia"/>
          </w:rPr>
          <w:delText>.java</w:delText>
        </w:r>
      </w:del>
    </w:p>
    <w:p w14:paraId="5321C8E3" w14:textId="3F414489" w:rsidR="006F06D7" w:rsidDel="00D5233B" w:rsidRDefault="006F06D7">
      <w:pPr>
        <w:keepNext/>
        <w:jc w:val="center"/>
        <w:rPr>
          <w:del w:id="1653" w:author="lhc1990" w:date="2016-05-19T14:06:00Z"/>
        </w:rPr>
        <w:pPrChange w:id="1654" w:author="lhc1990" w:date="2016-05-19T14:06:00Z">
          <w:pPr/>
        </w:pPrChange>
      </w:pPr>
    </w:p>
    <w:p w14:paraId="3F97F102" w14:textId="2163798F" w:rsidR="006F06D7" w:rsidDel="00D5233B" w:rsidRDefault="006F06D7">
      <w:pPr>
        <w:pStyle w:val="Caption"/>
        <w:keepNext/>
        <w:jc w:val="center"/>
        <w:rPr>
          <w:del w:id="1655" w:author="lhc1990" w:date="2016-05-19T14:06:00Z"/>
        </w:rPr>
      </w:pPr>
      <w:bookmarkStart w:id="1656" w:name="_Ref416271767"/>
      <w:del w:id="1657" w:author="lhc1990" w:date="2016-05-19T14:06:00Z">
        <w:r w:rsidDel="00D5233B">
          <w:rPr>
            <w:rFonts w:hint="eastAsia"/>
          </w:rPr>
          <w:delText>表</w:delText>
        </w:r>
        <w:r w:rsidDel="00D5233B">
          <w:rPr>
            <w:rFonts w:hint="eastAsia"/>
          </w:rPr>
          <w:delText xml:space="preserve"> </w:delText>
        </w:r>
        <w:r w:rsidR="007A1F9F" w:rsidDel="00D5233B">
          <w:rPr>
            <w:b w:val="0"/>
            <w:bCs w:val="0"/>
          </w:rPr>
          <w:fldChar w:fldCharType="begin"/>
        </w:r>
        <w:r w:rsidR="007A1F9F" w:rsidDel="00D5233B">
          <w:delInstrText xml:space="preserve"> </w:delInstrText>
        </w:r>
        <w:r w:rsidR="007A1F9F" w:rsidDel="00D5233B">
          <w:rPr>
            <w:rFonts w:hint="eastAsia"/>
          </w:rPr>
          <w:delInstrText>STYLEREF 1 \s</w:delInstrText>
        </w:r>
        <w:r w:rsidR="007A1F9F" w:rsidDel="00D5233B">
          <w:delInstrText xml:space="preserve"> </w:delInstrText>
        </w:r>
        <w:r w:rsidR="007A1F9F" w:rsidDel="00D5233B">
          <w:rPr>
            <w:b w:val="0"/>
            <w:bCs w:val="0"/>
          </w:rPr>
          <w:fldChar w:fldCharType="separate"/>
        </w:r>
        <w:r w:rsidR="00184145" w:rsidDel="00D5233B">
          <w:rPr>
            <w:noProof/>
          </w:rPr>
          <w:delText>3</w:delText>
        </w:r>
        <w:r w:rsidR="007A1F9F" w:rsidDel="00D5233B">
          <w:rPr>
            <w:b w:val="0"/>
            <w:bCs w:val="0"/>
          </w:rPr>
          <w:fldChar w:fldCharType="end"/>
        </w:r>
        <w:r w:rsidR="007A1F9F" w:rsidDel="00D5233B">
          <w:noBreakHyphen/>
        </w:r>
        <w:r w:rsidR="007A1F9F" w:rsidDel="00D5233B">
          <w:rPr>
            <w:b w:val="0"/>
            <w:bCs w:val="0"/>
          </w:rPr>
          <w:fldChar w:fldCharType="begin"/>
        </w:r>
        <w:r w:rsidR="007A1F9F" w:rsidDel="00D5233B">
          <w:delInstrText xml:space="preserve"> </w:delInstrText>
        </w:r>
        <w:r w:rsidR="007A1F9F" w:rsidDel="00D5233B">
          <w:rPr>
            <w:rFonts w:hint="eastAsia"/>
          </w:rPr>
          <w:delInstrText xml:space="preserve">SEQ </w:delInstrText>
        </w:r>
        <w:r w:rsidR="007A1F9F" w:rsidDel="00D5233B">
          <w:rPr>
            <w:rFonts w:hint="eastAsia"/>
          </w:rPr>
          <w:delInstrText>表</w:delInstrText>
        </w:r>
        <w:r w:rsidR="007A1F9F" w:rsidDel="00D5233B">
          <w:rPr>
            <w:rFonts w:hint="eastAsia"/>
          </w:rPr>
          <w:delInstrText xml:space="preserve"> \* ARABIC \s 1</w:delInstrText>
        </w:r>
        <w:r w:rsidR="007A1F9F" w:rsidDel="00D5233B">
          <w:delInstrText xml:space="preserve"> </w:delInstrText>
        </w:r>
        <w:r w:rsidR="007A1F9F" w:rsidDel="00D5233B">
          <w:rPr>
            <w:b w:val="0"/>
            <w:bCs w:val="0"/>
          </w:rPr>
          <w:fldChar w:fldCharType="separate"/>
        </w:r>
        <w:r w:rsidR="00184145" w:rsidDel="00D5233B">
          <w:rPr>
            <w:noProof/>
          </w:rPr>
          <w:delText>13</w:delText>
        </w:r>
        <w:r w:rsidR="007A1F9F" w:rsidDel="00D5233B">
          <w:rPr>
            <w:b w:val="0"/>
            <w:bCs w:val="0"/>
          </w:rPr>
          <w:fldChar w:fldCharType="end"/>
        </w:r>
        <w:bookmarkEnd w:id="1656"/>
        <w:r w:rsidDel="00D5233B">
          <w:rPr>
            <w:rFonts w:hint="eastAsia"/>
          </w:rPr>
          <w:delText xml:space="preserve"> </w:delText>
        </w:r>
        <w:r w:rsidDel="00D5233B">
          <w:rPr>
            <w:rFonts w:hint="eastAsia"/>
          </w:rPr>
          <w:delText>ソースコードの修正（試験番号</w:delText>
        </w:r>
        <w:r w:rsidDel="00D5233B">
          <w:rPr>
            <w:rFonts w:hint="eastAsia"/>
          </w:rPr>
          <w:delText>4.X</w:delText>
        </w:r>
        <w:r w:rsidDel="00D5233B">
          <w:rPr>
            <w:rFonts w:hint="eastAsia"/>
          </w:rPr>
          <w:delText>）</w:delText>
        </w:r>
      </w:del>
    </w:p>
    <w:tbl>
      <w:tblPr>
        <w:tblStyle w:val="TableGrid"/>
        <w:tblW w:w="0" w:type="auto"/>
        <w:jc w:val="center"/>
        <w:tblLayout w:type="fixed"/>
        <w:tblLook w:val="04A0" w:firstRow="1" w:lastRow="0" w:firstColumn="1" w:lastColumn="0" w:noHBand="0" w:noVBand="1"/>
      </w:tblPr>
      <w:tblGrid>
        <w:gridCol w:w="675"/>
        <w:gridCol w:w="8045"/>
      </w:tblGrid>
      <w:tr w:rsidR="006F06D7" w:rsidDel="00D5233B" w14:paraId="08C00677" w14:textId="2620875A" w:rsidTr="006F06D7">
        <w:trPr>
          <w:jc w:val="center"/>
          <w:del w:id="1658" w:author="lhc1990" w:date="2016-05-19T14:06:00Z"/>
        </w:trPr>
        <w:tc>
          <w:tcPr>
            <w:tcW w:w="675" w:type="dxa"/>
            <w:shd w:val="clear" w:color="auto" w:fill="CCFFCC"/>
          </w:tcPr>
          <w:p w14:paraId="7713A2E3" w14:textId="7ADFEB54" w:rsidR="006F06D7" w:rsidRPr="006F06D7" w:rsidDel="00D5233B" w:rsidRDefault="006F06D7">
            <w:pPr>
              <w:keepNext/>
              <w:autoSpaceDE w:val="0"/>
              <w:autoSpaceDN w:val="0"/>
              <w:adjustRightInd w:val="0"/>
              <w:jc w:val="center"/>
              <w:rPr>
                <w:del w:id="1659" w:author="lhc1990" w:date="2016-05-19T14:06:00Z"/>
                <w:rFonts w:ascii="Consolas" w:hAnsi="Consolas" w:cs="Consolas"/>
                <w:b/>
                <w:color w:val="000000"/>
                <w:kern w:val="0"/>
                <w:sz w:val="20"/>
                <w:szCs w:val="20"/>
              </w:rPr>
              <w:pPrChange w:id="1660" w:author="lhc1990" w:date="2016-05-19T14:06:00Z">
                <w:pPr>
                  <w:autoSpaceDE w:val="0"/>
                  <w:autoSpaceDN w:val="0"/>
                  <w:adjustRightInd w:val="0"/>
                  <w:jc w:val="left"/>
                </w:pPr>
              </w:pPrChange>
            </w:pPr>
            <w:del w:id="1661" w:author="lhc1990" w:date="2016-05-19T14:06:00Z">
              <w:r w:rsidRPr="006F06D7" w:rsidDel="00D5233B">
                <w:rPr>
                  <w:rFonts w:ascii="Consolas" w:hAnsi="Consolas" w:cs="Consolas" w:hint="eastAsia"/>
                  <w:b/>
                  <w:color w:val="000000"/>
                  <w:kern w:val="0"/>
                  <w:sz w:val="20"/>
                  <w:szCs w:val="20"/>
                </w:rPr>
                <w:delText>修正前</w:delText>
              </w:r>
            </w:del>
          </w:p>
        </w:tc>
        <w:tc>
          <w:tcPr>
            <w:tcW w:w="8045" w:type="dxa"/>
          </w:tcPr>
          <w:p w14:paraId="1D893950" w14:textId="0590EF1E" w:rsidR="006F06D7" w:rsidRPr="007A716B" w:rsidDel="00D5233B" w:rsidRDefault="006F06D7">
            <w:pPr>
              <w:keepNext/>
              <w:autoSpaceDE w:val="0"/>
              <w:autoSpaceDN w:val="0"/>
              <w:adjustRightInd w:val="0"/>
              <w:jc w:val="center"/>
              <w:rPr>
                <w:del w:id="1662" w:author="lhc1990" w:date="2016-05-19T14:06:00Z"/>
                <w:rFonts w:ascii="Consolas" w:hAnsi="Consolas" w:cs="Consolas"/>
                <w:color w:val="000000"/>
                <w:kern w:val="0"/>
                <w:sz w:val="20"/>
                <w:szCs w:val="20"/>
              </w:rPr>
              <w:pPrChange w:id="1663" w:author="lhc1990" w:date="2016-05-19T14:06:00Z">
                <w:pPr>
                  <w:autoSpaceDE w:val="0"/>
                  <w:autoSpaceDN w:val="0"/>
                  <w:adjustRightInd w:val="0"/>
                  <w:jc w:val="left"/>
                </w:pPr>
              </w:pPrChange>
            </w:pPr>
            <w:del w:id="1664" w:author="lhc1990" w:date="2016-05-19T14:06:00Z">
              <w:r w:rsidRPr="007A716B" w:rsidDel="00D5233B">
                <w:rPr>
                  <w:rFonts w:ascii="Consolas" w:hAnsi="Consolas" w:cs="Consolas"/>
                  <w:color w:val="000000"/>
                  <w:kern w:val="0"/>
                  <w:sz w:val="20"/>
                  <w:szCs w:val="20"/>
                </w:rPr>
                <w:delText xml:space="preserve"> // - ▼ - </w:delText>
              </w:r>
              <w:r w:rsidRPr="007A716B" w:rsidDel="00D5233B">
                <w:rPr>
                  <w:rFonts w:ascii="Consolas" w:hAnsi="Consolas" w:cs="Consolas"/>
                  <w:color w:val="000000"/>
                  <w:kern w:val="0"/>
                  <w:sz w:val="20"/>
                  <w:szCs w:val="20"/>
                </w:rPr>
                <w:delText>試験</w:delText>
              </w:r>
              <w:r w:rsidRPr="007A716B" w:rsidDel="00D5233B">
                <w:rPr>
                  <w:rFonts w:ascii="Consolas" w:hAnsi="Consolas" w:cs="Consolas"/>
                  <w:color w:val="000000"/>
                  <w:kern w:val="0"/>
                  <w:sz w:val="20"/>
                  <w:szCs w:val="20"/>
                </w:rPr>
                <w:delText>No.4</w:delText>
              </w:r>
              <w:r w:rsidRPr="007A716B" w:rsidDel="00D5233B">
                <w:rPr>
                  <w:rFonts w:ascii="Consolas" w:hAnsi="Consolas" w:cs="Consolas"/>
                  <w:color w:val="000000"/>
                  <w:kern w:val="0"/>
                  <w:sz w:val="20"/>
                  <w:szCs w:val="20"/>
                </w:rPr>
                <w:delText>用コード</w:delText>
              </w:r>
            </w:del>
          </w:p>
          <w:p w14:paraId="34686B75" w14:textId="7A987293" w:rsidR="006F06D7" w:rsidRPr="007A716B" w:rsidDel="00D5233B" w:rsidRDefault="006F06D7">
            <w:pPr>
              <w:keepNext/>
              <w:autoSpaceDE w:val="0"/>
              <w:autoSpaceDN w:val="0"/>
              <w:adjustRightInd w:val="0"/>
              <w:jc w:val="center"/>
              <w:rPr>
                <w:del w:id="1665" w:author="lhc1990" w:date="2016-05-19T14:06:00Z"/>
                <w:rFonts w:ascii="Consolas" w:hAnsi="Consolas" w:cs="Consolas"/>
                <w:color w:val="000000"/>
                <w:kern w:val="0"/>
                <w:sz w:val="20"/>
                <w:szCs w:val="20"/>
              </w:rPr>
              <w:pPrChange w:id="1666" w:author="lhc1990" w:date="2016-05-19T14:06:00Z">
                <w:pPr>
                  <w:autoSpaceDE w:val="0"/>
                  <w:autoSpaceDN w:val="0"/>
                  <w:adjustRightInd w:val="0"/>
                  <w:jc w:val="left"/>
                </w:pPr>
              </w:pPrChange>
            </w:pPr>
            <w:del w:id="1667" w:author="lhc1990" w:date="2016-05-19T14:06:00Z">
              <w:r w:rsidRPr="007A716B" w:rsidDel="00D5233B">
                <w:rPr>
                  <w:rFonts w:ascii="Consolas" w:hAnsi="Consolas" w:cs="Consolas"/>
                  <w:color w:val="000000"/>
                  <w:kern w:val="0"/>
                  <w:sz w:val="20"/>
                  <w:szCs w:val="20"/>
                </w:rPr>
                <w:delText>File dbFile</w:delText>
              </w:r>
              <w:r w:rsidRPr="007A716B" w:rsidDel="00D5233B">
                <w:rPr>
                  <w:rFonts w:ascii="Consolas" w:hAnsi="Consolas" w:cs="Consolas"/>
                  <w:b/>
                  <w:color w:val="FF0000"/>
                  <w:kern w:val="0"/>
                  <w:sz w:val="20"/>
                  <w:szCs w:val="20"/>
                </w:rPr>
                <w:delText>//</w:delText>
              </w:r>
              <w:r w:rsidRPr="007A716B" w:rsidDel="00D5233B">
                <w:rPr>
                  <w:rFonts w:ascii="Consolas" w:hAnsi="Consolas" w:cs="Consolas"/>
                  <w:color w:val="000000"/>
                  <w:kern w:val="0"/>
                  <w:sz w:val="20"/>
                  <w:szCs w:val="20"/>
                </w:rPr>
                <w:delText>= new File("/mnt/sdcard/", "temp.db"); //</w:delText>
              </w:r>
              <w:r w:rsidRPr="007A716B" w:rsidDel="00D5233B">
                <w:rPr>
                  <w:rFonts w:ascii="Consolas" w:hAnsi="Consolas" w:cs="Consolas"/>
                  <w:color w:val="000000"/>
                  <w:kern w:val="0"/>
                  <w:sz w:val="20"/>
                  <w:szCs w:val="20"/>
                </w:rPr>
                <w:delText>実機用</w:delText>
              </w:r>
            </w:del>
          </w:p>
          <w:p w14:paraId="7750F132" w14:textId="0481278B" w:rsidR="007A716B" w:rsidDel="00D5233B" w:rsidRDefault="006F06D7">
            <w:pPr>
              <w:keepNext/>
              <w:autoSpaceDE w:val="0"/>
              <w:autoSpaceDN w:val="0"/>
              <w:adjustRightInd w:val="0"/>
              <w:jc w:val="center"/>
              <w:rPr>
                <w:del w:id="1668" w:author="lhc1990" w:date="2016-05-19T14:06:00Z"/>
                <w:rFonts w:ascii="Consolas" w:hAnsi="Consolas" w:cs="Consolas"/>
                <w:color w:val="000000"/>
                <w:kern w:val="0"/>
                <w:sz w:val="20"/>
                <w:szCs w:val="20"/>
              </w:rPr>
              <w:pPrChange w:id="1669" w:author="lhc1990" w:date="2016-05-19T14:06:00Z">
                <w:pPr>
                  <w:autoSpaceDE w:val="0"/>
                  <w:autoSpaceDN w:val="0"/>
                  <w:adjustRightInd w:val="0"/>
                  <w:jc w:val="left"/>
                </w:pPr>
              </w:pPrChange>
            </w:pPr>
            <w:del w:id="1670" w:author="lhc1990" w:date="2016-05-19T14:06:00Z">
              <w:r w:rsidRPr="007A716B" w:rsidDel="00D5233B">
                <w:rPr>
                  <w:rFonts w:ascii="Consolas" w:hAnsi="Consolas" w:cs="Consolas"/>
                  <w:color w:val="000000"/>
                  <w:kern w:val="0"/>
                  <w:sz w:val="20"/>
                  <w:szCs w:val="20"/>
                </w:rPr>
                <w:delText>= new File(</w:delText>
              </w:r>
            </w:del>
          </w:p>
          <w:p w14:paraId="6D1CE668" w14:textId="34A4821E" w:rsidR="006F06D7" w:rsidRPr="007A716B" w:rsidDel="00D5233B" w:rsidRDefault="006F06D7">
            <w:pPr>
              <w:keepNext/>
              <w:autoSpaceDE w:val="0"/>
              <w:autoSpaceDN w:val="0"/>
              <w:adjustRightInd w:val="0"/>
              <w:jc w:val="center"/>
              <w:rPr>
                <w:del w:id="1671" w:author="lhc1990" w:date="2016-05-19T14:06:00Z"/>
                <w:rFonts w:ascii="Consolas" w:hAnsi="Consolas" w:cs="Consolas"/>
                <w:color w:val="000000"/>
                <w:kern w:val="0"/>
                <w:sz w:val="20"/>
                <w:szCs w:val="20"/>
              </w:rPr>
              <w:pPrChange w:id="1672" w:author="lhc1990" w:date="2016-05-19T14:06:00Z">
                <w:pPr>
                  <w:autoSpaceDE w:val="0"/>
                  <w:autoSpaceDN w:val="0"/>
                  <w:adjustRightInd w:val="0"/>
                  <w:jc w:val="left"/>
                </w:pPr>
              </w:pPrChange>
            </w:pPr>
            <w:del w:id="1673" w:author="lhc1990" w:date="2016-05-19T14:06:00Z">
              <w:r w:rsidRPr="007A716B" w:rsidDel="00D5233B">
                <w:rPr>
                  <w:rFonts w:ascii="Consolas" w:hAnsi="Consolas" w:cs="Consolas"/>
                  <w:color w:val="000000"/>
                  <w:kern w:val="0"/>
                  <w:sz w:val="20"/>
                  <w:szCs w:val="20"/>
                </w:rPr>
                <w:delText>"/data/data/jp.co.toshiba_sol.android.sec.database.crypgetsql.test.integration.app1/databases/", "temp.db"); //</w:delText>
              </w:r>
              <w:r w:rsidRPr="007A716B" w:rsidDel="00D5233B">
                <w:rPr>
                  <w:rFonts w:ascii="Consolas" w:hAnsi="Consolas" w:cs="Consolas"/>
                  <w:color w:val="000000"/>
                  <w:kern w:val="0"/>
                  <w:sz w:val="20"/>
                  <w:szCs w:val="20"/>
                </w:rPr>
                <w:delText>エミュレータ用</w:delText>
              </w:r>
            </w:del>
          </w:p>
        </w:tc>
      </w:tr>
      <w:tr w:rsidR="006F06D7" w:rsidDel="00D5233B" w14:paraId="5130E305" w14:textId="1E688BA2" w:rsidTr="006F06D7">
        <w:trPr>
          <w:jc w:val="center"/>
          <w:del w:id="1674" w:author="lhc1990" w:date="2016-05-19T14:06:00Z"/>
        </w:trPr>
        <w:tc>
          <w:tcPr>
            <w:tcW w:w="675" w:type="dxa"/>
            <w:shd w:val="clear" w:color="auto" w:fill="CCFFCC"/>
          </w:tcPr>
          <w:p w14:paraId="4D9B3D1D" w14:textId="03F16CE4" w:rsidR="006F06D7" w:rsidRPr="006F06D7" w:rsidDel="00D5233B" w:rsidRDefault="006F06D7">
            <w:pPr>
              <w:keepNext/>
              <w:autoSpaceDE w:val="0"/>
              <w:autoSpaceDN w:val="0"/>
              <w:adjustRightInd w:val="0"/>
              <w:jc w:val="center"/>
              <w:rPr>
                <w:del w:id="1675" w:author="lhc1990" w:date="2016-05-19T14:06:00Z"/>
                <w:rFonts w:ascii="Consolas" w:hAnsi="Consolas" w:cs="Consolas"/>
                <w:b/>
                <w:color w:val="000000"/>
                <w:kern w:val="0"/>
                <w:sz w:val="20"/>
                <w:szCs w:val="20"/>
              </w:rPr>
              <w:pPrChange w:id="1676" w:author="lhc1990" w:date="2016-05-19T14:06:00Z">
                <w:pPr>
                  <w:autoSpaceDE w:val="0"/>
                  <w:autoSpaceDN w:val="0"/>
                  <w:adjustRightInd w:val="0"/>
                  <w:jc w:val="left"/>
                </w:pPr>
              </w:pPrChange>
            </w:pPr>
            <w:del w:id="1677" w:author="lhc1990" w:date="2016-05-19T14:06:00Z">
              <w:r w:rsidRPr="006F06D7" w:rsidDel="00D5233B">
                <w:rPr>
                  <w:rFonts w:ascii="Consolas" w:hAnsi="Consolas" w:cs="Consolas" w:hint="eastAsia"/>
                  <w:b/>
                  <w:color w:val="000000"/>
                  <w:kern w:val="0"/>
                  <w:sz w:val="20"/>
                  <w:szCs w:val="20"/>
                </w:rPr>
                <w:delText>修正後</w:delText>
              </w:r>
            </w:del>
          </w:p>
        </w:tc>
        <w:tc>
          <w:tcPr>
            <w:tcW w:w="8045" w:type="dxa"/>
          </w:tcPr>
          <w:p w14:paraId="60AE5896" w14:textId="1A15DD9A" w:rsidR="006F06D7" w:rsidRPr="007A716B" w:rsidDel="00D5233B" w:rsidRDefault="006F06D7">
            <w:pPr>
              <w:keepNext/>
              <w:autoSpaceDE w:val="0"/>
              <w:autoSpaceDN w:val="0"/>
              <w:adjustRightInd w:val="0"/>
              <w:jc w:val="center"/>
              <w:rPr>
                <w:del w:id="1678" w:author="lhc1990" w:date="2016-05-19T14:06:00Z"/>
                <w:rFonts w:ascii="Consolas" w:hAnsi="Consolas" w:cs="Consolas"/>
                <w:color w:val="000000"/>
                <w:kern w:val="0"/>
                <w:sz w:val="20"/>
                <w:szCs w:val="20"/>
              </w:rPr>
              <w:pPrChange w:id="1679" w:author="lhc1990" w:date="2016-05-19T14:06:00Z">
                <w:pPr>
                  <w:autoSpaceDE w:val="0"/>
                  <w:autoSpaceDN w:val="0"/>
                  <w:adjustRightInd w:val="0"/>
                  <w:jc w:val="left"/>
                </w:pPr>
              </w:pPrChange>
            </w:pPr>
            <w:del w:id="1680" w:author="lhc1990" w:date="2016-05-19T14:06:00Z">
              <w:r w:rsidRPr="007A716B" w:rsidDel="00D5233B">
                <w:rPr>
                  <w:rFonts w:ascii="Consolas" w:hAnsi="Consolas" w:cs="Consolas"/>
                  <w:color w:val="000000"/>
                  <w:kern w:val="0"/>
                  <w:sz w:val="20"/>
                  <w:szCs w:val="20"/>
                </w:rPr>
                <w:delText xml:space="preserve">// - ▼ - </w:delText>
              </w:r>
              <w:r w:rsidRPr="007A716B" w:rsidDel="00D5233B">
                <w:rPr>
                  <w:rFonts w:ascii="Consolas" w:hAnsi="Consolas" w:cs="Consolas"/>
                  <w:color w:val="000000"/>
                  <w:kern w:val="0"/>
                  <w:sz w:val="20"/>
                  <w:szCs w:val="20"/>
                </w:rPr>
                <w:delText>試験</w:delText>
              </w:r>
              <w:r w:rsidRPr="007A716B" w:rsidDel="00D5233B">
                <w:rPr>
                  <w:rFonts w:ascii="Consolas" w:hAnsi="Consolas" w:cs="Consolas"/>
                  <w:color w:val="000000"/>
                  <w:kern w:val="0"/>
                  <w:sz w:val="20"/>
                  <w:szCs w:val="20"/>
                </w:rPr>
                <w:delText>No.4</w:delText>
              </w:r>
              <w:r w:rsidRPr="007A716B" w:rsidDel="00D5233B">
                <w:rPr>
                  <w:rFonts w:ascii="Consolas" w:hAnsi="Consolas" w:cs="Consolas"/>
                  <w:color w:val="000000"/>
                  <w:kern w:val="0"/>
                  <w:sz w:val="20"/>
                  <w:szCs w:val="20"/>
                </w:rPr>
                <w:delText>用コード</w:delText>
              </w:r>
            </w:del>
          </w:p>
          <w:p w14:paraId="254184C2" w14:textId="6004086C" w:rsidR="006F06D7" w:rsidRPr="007A716B" w:rsidDel="00D5233B" w:rsidRDefault="006F06D7">
            <w:pPr>
              <w:keepNext/>
              <w:autoSpaceDE w:val="0"/>
              <w:autoSpaceDN w:val="0"/>
              <w:adjustRightInd w:val="0"/>
              <w:jc w:val="center"/>
              <w:rPr>
                <w:del w:id="1681" w:author="lhc1990" w:date="2016-05-19T14:06:00Z"/>
                <w:rFonts w:ascii="Consolas" w:hAnsi="Consolas" w:cs="Consolas"/>
                <w:color w:val="000000"/>
                <w:kern w:val="0"/>
                <w:sz w:val="20"/>
                <w:szCs w:val="20"/>
              </w:rPr>
              <w:pPrChange w:id="1682" w:author="lhc1990" w:date="2016-05-19T14:06:00Z">
                <w:pPr>
                  <w:autoSpaceDE w:val="0"/>
                  <w:autoSpaceDN w:val="0"/>
                  <w:adjustRightInd w:val="0"/>
                  <w:jc w:val="left"/>
                </w:pPr>
              </w:pPrChange>
            </w:pPr>
            <w:del w:id="1683" w:author="lhc1990" w:date="2016-05-19T14:06:00Z">
              <w:r w:rsidRPr="007A716B" w:rsidDel="00D5233B">
                <w:rPr>
                  <w:rFonts w:ascii="Consolas" w:hAnsi="Consolas" w:cs="Consolas"/>
                  <w:color w:val="000000"/>
                  <w:kern w:val="0"/>
                  <w:sz w:val="20"/>
                  <w:szCs w:val="20"/>
                </w:rPr>
                <w:delText>File dbFile = new File("/mnt/sdcard/", "temp.db"); //</w:delText>
              </w:r>
              <w:r w:rsidRPr="007A716B" w:rsidDel="00D5233B">
                <w:rPr>
                  <w:rFonts w:ascii="Consolas" w:hAnsi="Consolas" w:cs="Consolas"/>
                  <w:color w:val="000000"/>
                  <w:kern w:val="0"/>
                  <w:sz w:val="20"/>
                  <w:szCs w:val="20"/>
                </w:rPr>
                <w:delText>実機用</w:delText>
              </w:r>
            </w:del>
          </w:p>
          <w:p w14:paraId="7E675D5B" w14:textId="06576A36" w:rsidR="006F06D7" w:rsidRPr="007A716B" w:rsidDel="00D5233B" w:rsidRDefault="006F06D7">
            <w:pPr>
              <w:keepNext/>
              <w:autoSpaceDE w:val="0"/>
              <w:autoSpaceDN w:val="0"/>
              <w:adjustRightInd w:val="0"/>
              <w:jc w:val="center"/>
              <w:rPr>
                <w:del w:id="1684" w:author="lhc1990" w:date="2016-05-19T14:06:00Z"/>
                <w:rFonts w:ascii="Consolas" w:hAnsi="Consolas" w:cs="Consolas"/>
                <w:color w:val="000000"/>
                <w:kern w:val="0"/>
                <w:sz w:val="20"/>
                <w:szCs w:val="20"/>
              </w:rPr>
              <w:pPrChange w:id="1685" w:author="lhc1990" w:date="2016-05-19T14:06:00Z">
                <w:pPr>
                  <w:autoSpaceDE w:val="0"/>
                  <w:autoSpaceDN w:val="0"/>
                  <w:adjustRightInd w:val="0"/>
                  <w:jc w:val="left"/>
                </w:pPr>
              </w:pPrChange>
            </w:pPr>
            <w:del w:id="1686" w:author="lhc1990" w:date="2016-05-19T14:06:00Z">
              <w:r w:rsidRPr="007A716B" w:rsidDel="00D5233B">
                <w:rPr>
                  <w:rFonts w:ascii="Consolas" w:hAnsi="Consolas" w:cs="Consolas"/>
                  <w:b/>
                  <w:color w:val="FF0000"/>
                  <w:kern w:val="0"/>
                  <w:sz w:val="20"/>
                  <w:szCs w:val="20"/>
                </w:rPr>
                <w:delText>//</w:delText>
              </w:r>
              <w:r w:rsidRPr="007A716B" w:rsidDel="00D5233B">
                <w:rPr>
                  <w:rFonts w:ascii="Consolas" w:hAnsi="Consolas" w:cs="Consolas"/>
                  <w:color w:val="000000"/>
                  <w:kern w:val="0"/>
                  <w:sz w:val="20"/>
                  <w:szCs w:val="20"/>
                </w:rPr>
                <w:delText>= new File(</w:delText>
              </w:r>
            </w:del>
          </w:p>
          <w:p w14:paraId="391AB8D0" w14:textId="2EDE3A1F" w:rsidR="006F06D7" w:rsidRPr="007A716B" w:rsidDel="00D5233B" w:rsidRDefault="006F06D7">
            <w:pPr>
              <w:keepNext/>
              <w:autoSpaceDE w:val="0"/>
              <w:autoSpaceDN w:val="0"/>
              <w:adjustRightInd w:val="0"/>
              <w:jc w:val="center"/>
              <w:rPr>
                <w:del w:id="1687" w:author="lhc1990" w:date="2016-05-19T14:06:00Z"/>
                <w:rFonts w:ascii="Consolas" w:hAnsi="Consolas" w:cs="Consolas"/>
                <w:color w:val="000000"/>
                <w:kern w:val="0"/>
                <w:sz w:val="20"/>
                <w:szCs w:val="20"/>
              </w:rPr>
              <w:pPrChange w:id="1688" w:author="lhc1990" w:date="2016-05-19T14:06:00Z">
                <w:pPr>
                  <w:autoSpaceDE w:val="0"/>
                  <w:autoSpaceDN w:val="0"/>
                  <w:adjustRightInd w:val="0"/>
                  <w:jc w:val="left"/>
                </w:pPr>
              </w:pPrChange>
            </w:pPr>
            <w:del w:id="1689" w:author="lhc1990" w:date="2016-05-19T14:06:00Z">
              <w:r w:rsidRPr="007A716B" w:rsidDel="00D5233B">
                <w:rPr>
                  <w:rFonts w:ascii="Consolas" w:hAnsi="Consolas" w:cs="Consolas"/>
                  <w:color w:val="000000"/>
                  <w:kern w:val="0"/>
                  <w:sz w:val="20"/>
                  <w:szCs w:val="20"/>
                </w:rPr>
                <w:delText>"/data/data/jp.co.toshiba_sol.android.sec.database.crypgetsql.test.integration.app1/databases/", "temp.db"); //</w:delText>
              </w:r>
              <w:r w:rsidRPr="007A716B" w:rsidDel="00D5233B">
                <w:rPr>
                  <w:rFonts w:ascii="Consolas" w:hAnsi="Consolas" w:cs="Consolas"/>
                  <w:color w:val="000000"/>
                  <w:kern w:val="0"/>
                  <w:sz w:val="20"/>
                  <w:szCs w:val="20"/>
                </w:rPr>
                <w:delText>エミュレータ用</w:delText>
              </w:r>
            </w:del>
          </w:p>
        </w:tc>
      </w:tr>
    </w:tbl>
    <w:p w14:paraId="5DAEAF72" w14:textId="2BC18D8F" w:rsidR="006F06D7" w:rsidDel="00D5233B" w:rsidRDefault="006F06D7">
      <w:pPr>
        <w:keepNext/>
        <w:jc w:val="center"/>
        <w:rPr>
          <w:del w:id="1690" w:author="lhc1990" w:date="2016-05-19T14:06:00Z"/>
        </w:rPr>
        <w:pPrChange w:id="1691" w:author="lhc1990" w:date="2016-05-19T14:06:00Z">
          <w:pPr/>
        </w:pPrChange>
      </w:pPr>
    </w:p>
    <w:p w14:paraId="61575A7E" w14:textId="30FBCA4B" w:rsidR="00FA20AC" w:rsidDel="00D5233B" w:rsidRDefault="00FA20AC">
      <w:pPr>
        <w:pStyle w:val="ListParagraph"/>
        <w:keepNext/>
        <w:numPr>
          <w:ilvl w:val="0"/>
          <w:numId w:val="26"/>
        </w:numPr>
        <w:ind w:leftChars="0"/>
        <w:jc w:val="center"/>
        <w:rPr>
          <w:del w:id="1692" w:author="lhc1990" w:date="2016-05-19T14:06:00Z"/>
        </w:rPr>
        <w:pPrChange w:id="1693" w:author="lhc1990" w:date="2016-05-19T14:06:00Z">
          <w:pPr>
            <w:pStyle w:val="ListParagraph"/>
            <w:numPr>
              <w:numId w:val="26"/>
            </w:numPr>
            <w:ind w:leftChars="0" w:left="420" w:hanging="420"/>
          </w:pPr>
        </w:pPrChange>
      </w:pPr>
      <w:del w:id="1694" w:author="lhc1990" w:date="2016-05-19T14:06:00Z">
        <w:r w:rsidDel="00D5233B">
          <w:rPr>
            <w:rFonts w:hint="eastAsia"/>
          </w:rPr>
          <w:delText>実機</w:delText>
        </w:r>
        <w:r w:rsidR="007A716B" w:rsidDel="00D5233B">
          <w:rPr>
            <w:rFonts w:hint="eastAsia"/>
          </w:rPr>
          <w:delText>の</w:delText>
        </w:r>
        <w:r w:rsidR="007A716B" w:rsidDel="00D5233B">
          <w:rPr>
            <w:rFonts w:hint="eastAsia"/>
          </w:rPr>
          <w:delText>/mnt/sdcard/</w:delText>
        </w:r>
        <w:r w:rsidR="007A716B" w:rsidDel="00D5233B">
          <w:rPr>
            <w:rFonts w:hint="eastAsia"/>
          </w:rPr>
          <w:delText>に</w:delText>
        </w:r>
        <w:r w:rsidR="004D49E0" w:rsidDel="00D5233B">
          <w:rPr>
            <w:rFonts w:hint="eastAsia"/>
          </w:rPr>
          <w:delText>、</w:delText>
        </w:r>
        <w:r w:rsidR="007A716B" w:rsidDel="00D5233B">
          <w:rPr>
            <w:rFonts w:hint="eastAsia"/>
          </w:rPr>
          <w:delText>上記①で</w:delText>
        </w:r>
        <w:r w:rsidR="007A716B" w:rsidDel="00D5233B">
          <w:rPr>
            <w:rFonts w:hint="eastAsia"/>
          </w:rPr>
          <w:delText>PULL</w:delText>
        </w:r>
        <w:r w:rsidR="007A716B" w:rsidDel="00D5233B">
          <w:rPr>
            <w:rFonts w:hint="eastAsia"/>
          </w:rPr>
          <w:delText>した</w:delText>
        </w:r>
        <w:r w:rsidR="007A716B" w:rsidDel="00D5233B">
          <w:rPr>
            <w:rFonts w:hint="eastAsia"/>
          </w:rPr>
          <w:delText>temp.db</w:delText>
        </w:r>
        <w:r w:rsidR="007A716B" w:rsidDel="00D5233B">
          <w:rPr>
            <w:rFonts w:hint="eastAsia"/>
          </w:rPr>
          <w:delText>を</w:delText>
        </w:r>
        <w:r w:rsidR="007A716B" w:rsidDel="00D5233B">
          <w:rPr>
            <w:rFonts w:hint="eastAsia"/>
          </w:rPr>
          <w:delText>PUSH</w:delText>
        </w:r>
        <w:r w:rsidR="007A716B" w:rsidDel="00D5233B">
          <w:rPr>
            <w:rFonts w:hint="eastAsia"/>
          </w:rPr>
          <w:delText>して</w:delText>
        </w:r>
        <w:r w:rsidR="00E726CE" w:rsidDel="00D5233B">
          <w:rPr>
            <w:rFonts w:hint="eastAsia"/>
          </w:rPr>
          <w:delText>下さい</w:delText>
        </w:r>
        <w:r w:rsidR="007A716B" w:rsidDel="00D5233B">
          <w:rPr>
            <w:rFonts w:hint="eastAsia"/>
          </w:rPr>
          <w:delText>。</w:delText>
        </w:r>
      </w:del>
    </w:p>
    <w:p w14:paraId="39456325" w14:textId="468C757D" w:rsidR="007A716B" w:rsidRPr="007A716B" w:rsidDel="00D5233B" w:rsidRDefault="007A716B">
      <w:pPr>
        <w:pStyle w:val="ListParagraph"/>
        <w:keepNext/>
        <w:ind w:leftChars="0" w:left="420"/>
        <w:jc w:val="center"/>
        <w:rPr>
          <w:del w:id="1695" w:author="lhc1990" w:date="2016-05-19T14:06:00Z"/>
        </w:rPr>
        <w:pPrChange w:id="1696" w:author="lhc1990" w:date="2016-05-19T14:06:00Z">
          <w:pPr>
            <w:pStyle w:val="ListParagraph"/>
            <w:ind w:leftChars="0" w:left="420"/>
          </w:pPr>
        </w:pPrChange>
      </w:pPr>
    </w:p>
    <w:p w14:paraId="78317412" w14:textId="3D52A1F3" w:rsidR="007A716B" w:rsidDel="00D5233B" w:rsidRDefault="00484408">
      <w:pPr>
        <w:pStyle w:val="ListParagraph"/>
        <w:keepNext/>
        <w:numPr>
          <w:ilvl w:val="0"/>
          <w:numId w:val="26"/>
        </w:numPr>
        <w:ind w:leftChars="0"/>
        <w:jc w:val="center"/>
        <w:rPr>
          <w:del w:id="1697" w:author="lhc1990" w:date="2016-05-19T14:06:00Z"/>
        </w:rPr>
        <w:pPrChange w:id="1698" w:author="lhc1990" w:date="2016-05-19T14:06:00Z">
          <w:pPr>
            <w:pStyle w:val="ListParagraph"/>
            <w:numPr>
              <w:numId w:val="26"/>
            </w:numPr>
            <w:ind w:leftChars="0" w:left="420" w:hanging="420"/>
          </w:pPr>
        </w:pPrChange>
      </w:pPr>
      <w:del w:id="1699" w:author="lhc1990" w:date="2016-05-19T14:06:00Z">
        <w:r w:rsidDel="00D5233B">
          <w:rPr>
            <w:rFonts w:hint="eastAsia"/>
          </w:rPr>
          <w:delText>上記②で修正した</w:delText>
        </w:r>
        <w:r w:rsidR="007A716B" w:rsidRPr="009A56DB" w:rsidDel="00D5233B">
          <w:delText>IntegrationTestApp1_1</w:delText>
        </w:r>
        <w:r w:rsidR="007A716B" w:rsidDel="00D5233B">
          <w:rPr>
            <w:rFonts w:hint="eastAsia"/>
          </w:rPr>
          <w:delText>を実機で起動します。</w:delText>
        </w:r>
      </w:del>
    </w:p>
    <w:p w14:paraId="337C8303" w14:textId="7AE379E6" w:rsidR="007A716B" w:rsidDel="00D5233B" w:rsidRDefault="007A716B">
      <w:pPr>
        <w:pStyle w:val="ListParagraph"/>
        <w:keepNext/>
        <w:ind w:leftChars="0" w:left="420"/>
        <w:jc w:val="center"/>
        <w:rPr>
          <w:del w:id="1700" w:author="lhc1990" w:date="2016-05-19T14:06:00Z"/>
        </w:rPr>
        <w:pPrChange w:id="1701" w:author="lhc1990" w:date="2016-05-19T14:06:00Z">
          <w:pPr>
            <w:pStyle w:val="ListParagraph"/>
            <w:ind w:leftChars="0" w:left="420"/>
          </w:pPr>
        </w:pPrChange>
      </w:pPr>
      <w:del w:id="1702" w:author="lhc1990" w:date="2016-05-19T14:06:00Z">
        <w:r w:rsidDel="00D5233B">
          <w:rPr>
            <w:rFonts w:hint="eastAsia"/>
          </w:rPr>
          <w:delText>Locat</w:delText>
        </w:r>
        <w:r w:rsidDel="00D5233B">
          <w:rPr>
            <w:rFonts w:hint="eastAsia"/>
          </w:rPr>
          <w:delText>を見て、以下の例外が発生していることを確認します。</w:delText>
        </w:r>
      </w:del>
    </w:p>
    <w:p w14:paraId="429C9179" w14:textId="55EBF8E8" w:rsidR="007A716B" w:rsidDel="00D5233B" w:rsidRDefault="007A716B">
      <w:pPr>
        <w:pStyle w:val="ListParagraph"/>
        <w:keepNext/>
        <w:ind w:leftChars="0" w:left="420"/>
        <w:jc w:val="center"/>
        <w:rPr>
          <w:del w:id="1703" w:author="lhc1990" w:date="2016-05-19T14:06:00Z"/>
        </w:rPr>
        <w:pPrChange w:id="1704" w:author="lhc1990" w:date="2016-05-19T14:06:00Z">
          <w:pPr>
            <w:pStyle w:val="ListParagraph"/>
            <w:ind w:leftChars="0" w:left="420"/>
          </w:pPr>
        </w:pPrChange>
      </w:pPr>
      <w:del w:id="1705" w:author="lhc1990" w:date="2016-05-19T14:06:00Z">
        <w:r w:rsidDel="00D5233B">
          <w:rPr>
            <w:rFonts w:hint="eastAsia"/>
          </w:rPr>
          <w:delText>例外クラス：</w:delText>
        </w:r>
        <w:r w:rsidRPr="007A716B" w:rsidDel="00D5233B">
          <w:delText>jp.co.toshiba_sol.android.sec.data</w:delText>
        </w:r>
        <w:r w:rsidDel="00D5233B">
          <w:delText>base.crypgetsql.SQLiteException</w:delText>
        </w:r>
      </w:del>
    </w:p>
    <w:p w14:paraId="224C39EF" w14:textId="72A77778" w:rsidR="00FA20AC" w:rsidDel="00D5233B" w:rsidRDefault="007A716B">
      <w:pPr>
        <w:pStyle w:val="ListParagraph"/>
        <w:keepNext/>
        <w:ind w:leftChars="0" w:left="420"/>
        <w:jc w:val="center"/>
        <w:rPr>
          <w:del w:id="1706" w:author="lhc1990" w:date="2016-05-19T14:06:00Z"/>
        </w:rPr>
        <w:pPrChange w:id="1707" w:author="lhc1990" w:date="2016-05-19T14:06:00Z">
          <w:pPr>
            <w:pStyle w:val="ListParagraph"/>
            <w:ind w:leftChars="0" w:left="420"/>
          </w:pPr>
        </w:pPrChange>
      </w:pPr>
      <w:del w:id="1708" w:author="lhc1990" w:date="2016-05-19T14:06:00Z">
        <w:r w:rsidDel="00D5233B">
          <w:rPr>
            <w:rFonts w:hint="eastAsia"/>
          </w:rPr>
          <w:delText>例外メッセージ：</w:delText>
        </w:r>
        <w:r w:rsidRPr="007A716B" w:rsidDel="00D5233B">
          <w:delText>file is encrypted or is not a database</w:delText>
        </w:r>
      </w:del>
    </w:p>
    <w:p w14:paraId="118D906B" w14:textId="1D9F2C62" w:rsidR="006F06D7" w:rsidRPr="00E95DDD" w:rsidDel="00D5233B" w:rsidRDefault="006F06D7">
      <w:pPr>
        <w:keepNext/>
        <w:jc w:val="center"/>
        <w:rPr>
          <w:del w:id="1709" w:author="lhc1990" w:date="2016-05-19T14:06:00Z"/>
        </w:rPr>
        <w:pPrChange w:id="1710" w:author="lhc1990" w:date="2016-05-19T14:06:00Z">
          <w:pPr/>
        </w:pPrChange>
      </w:pPr>
    </w:p>
    <w:p w14:paraId="11B058C0" w14:textId="7E7673C1" w:rsidR="00E95DDD" w:rsidRPr="0056698E" w:rsidDel="00D5233B" w:rsidRDefault="00E95DDD">
      <w:pPr>
        <w:keepNext/>
        <w:jc w:val="center"/>
        <w:rPr>
          <w:del w:id="1711" w:author="lhc1990" w:date="2016-05-19T14:06:00Z"/>
        </w:rPr>
        <w:pPrChange w:id="1712" w:author="lhc1990" w:date="2016-05-19T14:06:00Z">
          <w:pPr/>
        </w:pPrChange>
      </w:pPr>
    </w:p>
    <w:p w14:paraId="354979D8" w14:textId="248CEEB3" w:rsidR="00E111A1" w:rsidDel="00D5233B" w:rsidRDefault="00E111A1">
      <w:pPr>
        <w:pStyle w:val="Heading3"/>
        <w:numPr>
          <w:ilvl w:val="2"/>
          <w:numId w:val="7"/>
        </w:numPr>
        <w:ind w:leftChars="0"/>
        <w:jc w:val="center"/>
        <w:rPr>
          <w:del w:id="1713" w:author="lhc1990" w:date="2016-05-19T14:06:00Z"/>
        </w:rPr>
        <w:pPrChange w:id="1714" w:author="lhc1990" w:date="2016-05-19T14:06:00Z">
          <w:pPr>
            <w:pStyle w:val="Heading3"/>
            <w:numPr>
              <w:ilvl w:val="2"/>
              <w:numId w:val="7"/>
            </w:numPr>
            <w:ind w:leftChars="0" w:left="709" w:hanging="709"/>
          </w:pPr>
        </w:pPrChange>
      </w:pPr>
      <w:del w:id="1715" w:author="lhc1990" w:date="2016-05-19T14:06:00Z">
        <w:r w:rsidDel="00D5233B">
          <w:rPr>
            <w:rFonts w:hint="eastAsia"/>
          </w:rPr>
          <w:delText>試験番号</w:delText>
        </w:r>
        <w:r w:rsidDel="00D5233B">
          <w:rPr>
            <w:rFonts w:hint="eastAsia"/>
          </w:rPr>
          <w:delText>5.X</w:delText>
        </w:r>
      </w:del>
    </w:p>
    <w:p w14:paraId="69543C6D" w14:textId="4E526E93" w:rsidR="00EC153D" w:rsidDel="00D5233B" w:rsidRDefault="00EC153D">
      <w:pPr>
        <w:pStyle w:val="ListParagraph"/>
        <w:keepNext/>
        <w:numPr>
          <w:ilvl w:val="0"/>
          <w:numId w:val="27"/>
        </w:numPr>
        <w:ind w:leftChars="0"/>
        <w:jc w:val="center"/>
        <w:rPr>
          <w:del w:id="1716" w:author="lhc1990" w:date="2016-05-19T14:06:00Z"/>
        </w:rPr>
        <w:pPrChange w:id="1717" w:author="lhc1990" w:date="2016-05-19T14:06:00Z">
          <w:pPr>
            <w:pStyle w:val="ListParagraph"/>
            <w:numPr>
              <w:numId w:val="27"/>
            </w:numPr>
            <w:ind w:leftChars="0" w:left="420" w:hanging="420"/>
          </w:pPr>
        </w:pPrChange>
      </w:pPr>
      <w:del w:id="1718" w:author="lhc1990" w:date="2016-05-19T14:06:00Z">
        <w:r w:rsidDel="00D5233B">
          <w:rPr>
            <w:rFonts w:hint="eastAsia"/>
          </w:rPr>
          <w:delText>試験の内容</w:delText>
        </w:r>
      </w:del>
    </w:p>
    <w:p w14:paraId="6B1572F8" w14:textId="3A192BFD" w:rsidR="00D151FE" w:rsidDel="00D5233B" w:rsidRDefault="00D151FE">
      <w:pPr>
        <w:pStyle w:val="ListParagraph"/>
        <w:keepNext/>
        <w:ind w:leftChars="0" w:left="420" w:firstLineChars="50" w:firstLine="105"/>
        <w:jc w:val="center"/>
        <w:rPr>
          <w:del w:id="1719" w:author="lhc1990" w:date="2016-05-19T14:06:00Z"/>
        </w:rPr>
        <w:pPrChange w:id="1720" w:author="lhc1990" w:date="2016-05-19T14:06:00Z">
          <w:pPr>
            <w:pStyle w:val="ListParagraph"/>
            <w:ind w:leftChars="0" w:left="420" w:firstLineChars="50" w:firstLine="105"/>
          </w:pPr>
        </w:pPrChange>
      </w:pPr>
      <w:del w:id="1721" w:author="lhc1990" w:date="2016-05-19T14:06:00Z">
        <w:r w:rsidDel="00D5233B">
          <w:rPr>
            <w:rFonts w:hint="eastAsia"/>
          </w:rPr>
          <w:delText>あるアプリケーションで作成したデータベースファイルが、別のアプリケーションから操作できないことを確認します。</w:delText>
        </w:r>
        <w:r w:rsidR="00255AAF" w:rsidDel="00D5233B">
          <w:rPr>
            <w:rFonts w:hint="eastAsia"/>
          </w:rPr>
          <w:delText>ただし、試験番号</w:delText>
        </w:r>
        <w:r w:rsidR="00255AAF" w:rsidDel="00D5233B">
          <w:rPr>
            <w:rFonts w:hint="eastAsia"/>
          </w:rPr>
          <w:delText>5.1.3</w:delText>
        </w:r>
        <w:r w:rsidR="00255AAF" w:rsidDel="00D5233B">
          <w:rPr>
            <w:rFonts w:hint="eastAsia"/>
          </w:rPr>
          <w:delText>は、同じアプリケーションで、アップデートした場合に、操作できることを確認します。</w:delText>
        </w:r>
      </w:del>
    </w:p>
    <w:p w14:paraId="3204EA36" w14:textId="49B2B817" w:rsidR="00EC153D" w:rsidDel="00D5233B" w:rsidRDefault="00EC153D">
      <w:pPr>
        <w:pStyle w:val="ListParagraph"/>
        <w:keepNext/>
        <w:numPr>
          <w:ilvl w:val="0"/>
          <w:numId w:val="27"/>
        </w:numPr>
        <w:ind w:leftChars="0"/>
        <w:jc w:val="center"/>
        <w:rPr>
          <w:del w:id="1722" w:author="lhc1990" w:date="2016-05-19T14:06:00Z"/>
        </w:rPr>
        <w:pPrChange w:id="1723" w:author="lhc1990" w:date="2016-05-19T14:06:00Z">
          <w:pPr>
            <w:pStyle w:val="ListParagraph"/>
            <w:numPr>
              <w:numId w:val="27"/>
            </w:numPr>
            <w:ind w:leftChars="0" w:left="420" w:hanging="420"/>
          </w:pPr>
        </w:pPrChange>
      </w:pPr>
      <w:del w:id="1724" w:author="lhc1990" w:date="2016-05-19T14:06:00Z">
        <w:r w:rsidDel="00D5233B">
          <w:rPr>
            <w:rFonts w:hint="eastAsia"/>
          </w:rPr>
          <w:delText>試験の背景</w:delText>
        </w:r>
      </w:del>
    </w:p>
    <w:p w14:paraId="5ED420DE" w14:textId="23FC3BF2" w:rsidR="00E111A1" w:rsidDel="00D5233B" w:rsidRDefault="00106EAF">
      <w:pPr>
        <w:pStyle w:val="ListParagraph"/>
        <w:keepNext/>
        <w:ind w:leftChars="0" w:left="420" w:firstLineChars="50" w:firstLine="105"/>
        <w:jc w:val="center"/>
        <w:rPr>
          <w:del w:id="1725" w:author="lhc1990" w:date="2016-05-19T14:06:00Z"/>
        </w:rPr>
        <w:pPrChange w:id="1726" w:author="lhc1990" w:date="2016-05-19T14:06:00Z">
          <w:pPr>
            <w:pStyle w:val="ListParagraph"/>
            <w:ind w:leftChars="0" w:left="420" w:firstLineChars="50" w:firstLine="105"/>
          </w:pPr>
        </w:pPrChange>
      </w:pPr>
      <w:del w:id="1727" w:author="lhc1990" w:date="2016-05-19T14:06:00Z">
        <w:r w:rsidDel="00D5233B">
          <w:rPr>
            <w:rFonts w:hint="eastAsia"/>
          </w:rPr>
          <w:delText>CrypgetSQL</w:delText>
        </w:r>
        <w:r w:rsidDel="00D5233B">
          <w:rPr>
            <w:rFonts w:hint="eastAsia"/>
          </w:rPr>
          <w:delText>はアプリケーション認証機能を持っており、あるアプリケーション上で作成したデータベースファイルを別のアプリケーションで開けません。本試験では、この機能が正常に動作しているか確認します。</w:delText>
        </w:r>
        <w:r w:rsidR="00255AAF" w:rsidDel="00D5233B">
          <w:rPr>
            <w:rFonts w:hint="eastAsia"/>
          </w:rPr>
          <w:delText>ただし、試験番号</w:delText>
        </w:r>
        <w:r w:rsidR="00255AAF" w:rsidDel="00D5233B">
          <w:rPr>
            <w:rFonts w:hint="eastAsia"/>
          </w:rPr>
          <w:delText>5.1.3</w:delText>
        </w:r>
        <w:r w:rsidR="00255AAF" w:rsidDel="00D5233B">
          <w:rPr>
            <w:rFonts w:hint="eastAsia"/>
          </w:rPr>
          <w:delText>は、同じアプリケーションで、アップデートした場合に、操作できることを確認します。</w:delText>
        </w:r>
      </w:del>
    </w:p>
    <w:p w14:paraId="0AFDD6D8" w14:textId="437E3E92" w:rsidR="007C5D7C" w:rsidDel="00D5233B" w:rsidRDefault="00D151FE">
      <w:pPr>
        <w:pStyle w:val="ListParagraph"/>
        <w:keepNext/>
        <w:numPr>
          <w:ilvl w:val="0"/>
          <w:numId w:val="27"/>
        </w:numPr>
        <w:ind w:leftChars="0"/>
        <w:jc w:val="center"/>
        <w:rPr>
          <w:del w:id="1728" w:author="lhc1990" w:date="2016-05-19T14:06:00Z"/>
        </w:rPr>
        <w:pPrChange w:id="1729" w:author="lhc1990" w:date="2016-05-19T14:06:00Z">
          <w:pPr>
            <w:pStyle w:val="ListParagraph"/>
            <w:numPr>
              <w:numId w:val="27"/>
            </w:numPr>
            <w:ind w:leftChars="0" w:left="420" w:hanging="420"/>
          </w:pPr>
        </w:pPrChange>
      </w:pPr>
      <w:del w:id="1730" w:author="lhc1990" w:date="2016-05-19T14:06:00Z">
        <w:r w:rsidDel="00D5233B">
          <w:rPr>
            <w:rFonts w:hint="eastAsia"/>
          </w:rPr>
          <w:delText>試験アプリケーション</w:delText>
        </w:r>
      </w:del>
    </w:p>
    <w:p w14:paraId="2CB3A1B0" w14:textId="7CF6D173" w:rsidR="00D151FE" w:rsidDel="00D5233B" w:rsidRDefault="00D151FE">
      <w:pPr>
        <w:pStyle w:val="ListParagraph"/>
        <w:keepNext/>
        <w:ind w:leftChars="0" w:left="420" w:firstLineChars="50" w:firstLine="105"/>
        <w:jc w:val="center"/>
        <w:rPr>
          <w:del w:id="1731" w:author="lhc1990" w:date="2016-05-19T14:06:00Z"/>
        </w:rPr>
        <w:pPrChange w:id="1732" w:author="lhc1990" w:date="2016-05-19T14:06:00Z">
          <w:pPr>
            <w:pStyle w:val="ListParagraph"/>
            <w:ind w:leftChars="0" w:left="420" w:firstLineChars="50" w:firstLine="105"/>
          </w:pPr>
        </w:pPrChange>
      </w:pPr>
      <w:del w:id="1733" w:author="lhc1990" w:date="2016-05-19T14:06:00Z">
        <w:r w:rsidRPr="00D151FE" w:rsidDel="00D5233B">
          <w:delText>IntegrationTestApp1_1</w:delText>
        </w:r>
        <w:r w:rsidDel="00D5233B">
          <w:rPr>
            <w:rFonts w:hint="eastAsia"/>
          </w:rPr>
          <w:delText>と</w:delText>
        </w:r>
        <w:r w:rsidRPr="00D151FE" w:rsidDel="00D5233B">
          <w:delText>IntegrationTestApp5</w:delText>
        </w:r>
        <w:r w:rsidDel="00D5233B">
          <w:rPr>
            <w:rFonts w:hint="eastAsia"/>
          </w:rPr>
          <w:delText>で試験します。</w:delText>
        </w:r>
      </w:del>
    </w:p>
    <w:p w14:paraId="30A54A0F" w14:textId="372F351F" w:rsidR="008F1471" w:rsidDel="00D5233B" w:rsidRDefault="008F1471">
      <w:pPr>
        <w:pStyle w:val="ListParagraph"/>
        <w:keepNext/>
        <w:numPr>
          <w:ilvl w:val="0"/>
          <w:numId w:val="27"/>
        </w:numPr>
        <w:ind w:leftChars="0"/>
        <w:jc w:val="center"/>
        <w:rPr>
          <w:del w:id="1734" w:author="lhc1990" w:date="2016-05-19T14:06:00Z"/>
        </w:rPr>
        <w:pPrChange w:id="1735" w:author="lhc1990" w:date="2016-05-19T14:06:00Z">
          <w:pPr>
            <w:pStyle w:val="ListParagraph"/>
            <w:numPr>
              <w:numId w:val="27"/>
            </w:numPr>
            <w:ind w:leftChars="0" w:left="420" w:hanging="420"/>
          </w:pPr>
        </w:pPrChange>
      </w:pPr>
      <w:del w:id="1736" w:author="lhc1990" w:date="2016-05-19T14:06:00Z">
        <w:r w:rsidDel="00D5233B">
          <w:rPr>
            <w:rFonts w:hint="eastAsia"/>
          </w:rPr>
          <w:delText>試験の手順</w:delText>
        </w:r>
      </w:del>
    </w:p>
    <w:p w14:paraId="3B5DED3C" w14:textId="0B120860" w:rsidR="008F1471" w:rsidDel="00D5233B" w:rsidRDefault="007365D0">
      <w:pPr>
        <w:pStyle w:val="ListParagraph"/>
        <w:keepNext/>
        <w:ind w:leftChars="0" w:left="420" w:firstLineChars="50" w:firstLine="105"/>
        <w:jc w:val="center"/>
        <w:rPr>
          <w:del w:id="1737" w:author="lhc1990" w:date="2016-05-19T14:06:00Z"/>
        </w:rPr>
        <w:pPrChange w:id="1738" w:author="lhc1990" w:date="2016-05-19T14:06:00Z">
          <w:pPr>
            <w:pStyle w:val="ListParagraph"/>
            <w:ind w:leftChars="0" w:left="420" w:firstLineChars="50" w:firstLine="105"/>
          </w:pPr>
        </w:pPrChange>
      </w:pPr>
      <w:del w:id="1739" w:author="lhc1990" w:date="2016-05-19T14:06:00Z">
        <w:r w:rsidDel="00D5233B">
          <w:rPr>
            <w:rFonts w:hint="eastAsia"/>
          </w:rPr>
          <w:delText>後述の注意事項を把握した上で、試験仕様書の通り実施して</w:delText>
        </w:r>
        <w:r w:rsidR="00E726CE" w:rsidDel="00D5233B">
          <w:rPr>
            <w:rFonts w:hint="eastAsia"/>
          </w:rPr>
          <w:delText>下さい</w:delText>
        </w:r>
        <w:r w:rsidDel="00D5233B">
          <w:rPr>
            <w:rFonts w:hint="eastAsia"/>
          </w:rPr>
          <w:delText>。</w:delText>
        </w:r>
        <w:r w:rsidR="00AA6864" w:rsidDel="00D5233B">
          <w:rPr>
            <w:rFonts w:hint="eastAsia"/>
          </w:rPr>
          <w:delText>File Explorer</w:delText>
        </w:r>
        <w:r w:rsidR="00AA6864" w:rsidDel="00D5233B">
          <w:rPr>
            <w:rFonts w:hint="eastAsia"/>
          </w:rPr>
          <w:delText>でできます。</w:delText>
        </w:r>
        <w:r w:rsidR="00AA6864" w:rsidDel="00D5233B">
          <w:fldChar w:fldCharType="begin"/>
        </w:r>
        <w:r w:rsidR="00AA6864" w:rsidDel="00D5233B">
          <w:delInstrText xml:space="preserve"> </w:delInstrText>
        </w:r>
        <w:r w:rsidR="00AA6864" w:rsidDel="00D5233B">
          <w:rPr>
            <w:rFonts w:hint="eastAsia"/>
          </w:rPr>
          <w:delInstrText>REF _Ref416967498 \h</w:delInstrText>
        </w:r>
        <w:r w:rsidR="00AA6864" w:rsidDel="00D5233B">
          <w:delInstrText xml:space="preserve"> </w:delInstrText>
        </w:r>
        <w:r w:rsidR="00AA6864"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3</w:delText>
        </w:r>
        <w:r w:rsidR="00AA6864" w:rsidDel="00D5233B">
          <w:fldChar w:fldCharType="end"/>
        </w:r>
        <w:r w:rsidR="00AA6864" w:rsidDel="00D5233B">
          <w:rPr>
            <w:rFonts w:hint="eastAsia"/>
          </w:rPr>
          <w:delText>をご参考</w:delText>
        </w:r>
        <w:r w:rsidR="00E726CE" w:rsidDel="00D5233B">
          <w:rPr>
            <w:rFonts w:hint="eastAsia"/>
          </w:rPr>
          <w:delText>下さい</w:delText>
        </w:r>
        <w:r w:rsidR="00AA6864" w:rsidDel="00D5233B">
          <w:rPr>
            <w:rFonts w:hint="eastAsia"/>
          </w:rPr>
          <w:delText>。</w:delText>
        </w:r>
      </w:del>
    </w:p>
    <w:p w14:paraId="3B116E70" w14:textId="38A3C840" w:rsidR="00990856" w:rsidDel="00D5233B" w:rsidRDefault="00C45442">
      <w:pPr>
        <w:keepNext/>
        <w:ind w:firstLineChars="250" w:firstLine="525"/>
        <w:jc w:val="center"/>
        <w:rPr>
          <w:del w:id="1740" w:author="lhc1990" w:date="2016-05-19T14:06:00Z"/>
        </w:rPr>
        <w:pPrChange w:id="1741" w:author="lhc1990" w:date="2016-05-19T14:06:00Z">
          <w:pPr>
            <w:ind w:firstLineChars="250" w:firstLine="525"/>
          </w:pPr>
        </w:pPrChange>
      </w:pPr>
      <w:del w:id="1742" w:author="lhc1990" w:date="2016-05-19T14:06:00Z">
        <w:r w:rsidDel="00D5233B">
          <w:rPr>
            <w:rFonts w:hint="eastAsia"/>
          </w:rPr>
          <w:delText>試験番号</w:delText>
        </w:r>
        <w:r w:rsidDel="00D5233B">
          <w:rPr>
            <w:rFonts w:hint="eastAsia"/>
          </w:rPr>
          <w:delText>5.1.3</w:delText>
        </w:r>
        <w:r w:rsidR="00310451" w:rsidDel="00D5233B">
          <w:rPr>
            <w:rFonts w:hint="eastAsia"/>
          </w:rPr>
          <w:delText>は、</w:delText>
        </w:r>
        <w:r w:rsidR="00310451" w:rsidDel="00D5233B">
          <w:rPr>
            <w:rFonts w:hint="eastAsia"/>
          </w:rPr>
          <w:delText>Eclipse</w:delText>
        </w:r>
        <w:r w:rsidR="00310451" w:rsidDel="00D5233B">
          <w:rPr>
            <w:rFonts w:hint="eastAsia"/>
          </w:rPr>
          <w:delText>上で、ソースコードを一部変更して、</w:delText>
        </w:r>
        <w:r w:rsidR="00990856" w:rsidDel="00D5233B">
          <w:rPr>
            <w:rFonts w:hint="eastAsia"/>
          </w:rPr>
          <w:delText>再度実行します。</w:delText>
        </w:r>
      </w:del>
    </w:p>
    <w:p w14:paraId="68AFA4B8" w14:textId="23493198" w:rsidR="00990856" w:rsidDel="00D5233B" w:rsidRDefault="00990856">
      <w:pPr>
        <w:keepNext/>
        <w:ind w:left="420"/>
        <w:jc w:val="center"/>
        <w:rPr>
          <w:del w:id="1743" w:author="lhc1990" w:date="2016-05-19T14:06:00Z"/>
        </w:rPr>
        <w:pPrChange w:id="1744" w:author="lhc1990" w:date="2016-05-19T14:06:00Z">
          <w:pPr>
            <w:ind w:left="420"/>
          </w:pPr>
        </w:pPrChange>
      </w:pPr>
      <w:del w:id="1745" w:author="lhc1990" w:date="2016-05-19T14:06:00Z">
        <w:r w:rsidDel="00D5233B">
          <w:rPr>
            <w:rFonts w:hint="eastAsia"/>
          </w:rPr>
          <w:delText>jp.co.toshiba_sol.android.sec.database.crypgetsql.test.integration.app1.IntegrationTestApp1Activity</w:delText>
        </w:r>
        <w:r w:rsidDel="00D5233B">
          <w:rPr>
            <w:rFonts w:hint="eastAsia"/>
          </w:rPr>
          <w:delText>の</w:delText>
        </w:r>
        <w:r w:rsidDel="00D5233B">
          <w:rPr>
            <w:rFonts w:hint="eastAsia"/>
          </w:rPr>
          <w:delText>onCreate</w:delText>
        </w:r>
        <w:r w:rsidDel="00D5233B">
          <w:rPr>
            <w:rFonts w:hint="eastAsia"/>
          </w:rPr>
          <w:delText>メソッドの</w:delText>
        </w:r>
        <w:r w:rsidDel="00D5233B">
          <w:rPr>
            <w:rFonts w:hint="eastAsia"/>
          </w:rPr>
          <w:delText>3</w:delText>
        </w:r>
        <w:r w:rsidDel="00D5233B">
          <w:rPr>
            <w:rFonts w:hint="eastAsia"/>
          </w:rPr>
          <w:delText>行目に</w:delText>
        </w:r>
        <w:r w:rsidDel="00D5233B">
          <w:rPr>
            <w:rFonts w:hint="eastAsia"/>
          </w:rPr>
          <w:delText>System.out.println("</w:delText>
        </w:r>
        <w:r w:rsidDel="00D5233B">
          <w:rPr>
            <w:rFonts w:hint="eastAsia"/>
          </w:rPr>
          <w:delText>試験番号</w:delText>
        </w:r>
        <w:r w:rsidDel="00D5233B">
          <w:rPr>
            <w:rFonts w:hint="eastAsia"/>
          </w:rPr>
          <w:delText>5.1.3");</w:delText>
        </w:r>
        <w:r w:rsidDel="00D5233B">
          <w:rPr>
            <w:rFonts w:hint="eastAsia"/>
          </w:rPr>
          <w:delText>があるので、それをコメントアウト</w:delText>
        </w:r>
        <w:r w:rsidDel="00D5233B">
          <w:rPr>
            <w:rFonts w:hint="eastAsia"/>
          </w:rPr>
          <w:delText>(</w:delText>
        </w:r>
        <w:r w:rsidDel="00D5233B">
          <w:rPr>
            <w:rFonts w:hint="eastAsia"/>
          </w:rPr>
          <w:delText>もしくはコメントイン</w:delText>
        </w:r>
        <w:r w:rsidDel="00D5233B">
          <w:rPr>
            <w:rFonts w:hint="eastAsia"/>
          </w:rPr>
          <w:delText>)</w:delText>
        </w:r>
        <w:r w:rsidDel="00D5233B">
          <w:rPr>
            <w:rFonts w:hint="eastAsia"/>
          </w:rPr>
          <w:delText>して</w:delText>
        </w:r>
        <w:r w:rsidR="00E726CE" w:rsidDel="00D5233B">
          <w:rPr>
            <w:rFonts w:hint="eastAsia"/>
          </w:rPr>
          <w:delText>下さい</w:delText>
        </w:r>
        <w:r w:rsidDel="00D5233B">
          <w:rPr>
            <w:rFonts w:hint="eastAsia"/>
          </w:rPr>
          <w:delText>。</w:delText>
        </w:r>
      </w:del>
    </w:p>
    <w:p w14:paraId="0782CE21" w14:textId="0C3D9620" w:rsidR="00D151FE" w:rsidDel="00D5233B" w:rsidRDefault="008F1471">
      <w:pPr>
        <w:pStyle w:val="ListParagraph"/>
        <w:keepNext/>
        <w:numPr>
          <w:ilvl w:val="0"/>
          <w:numId w:val="27"/>
        </w:numPr>
        <w:ind w:leftChars="0"/>
        <w:jc w:val="center"/>
        <w:rPr>
          <w:del w:id="1746" w:author="lhc1990" w:date="2016-05-19T14:06:00Z"/>
        </w:rPr>
        <w:pPrChange w:id="1747" w:author="lhc1990" w:date="2016-05-19T14:06:00Z">
          <w:pPr>
            <w:pStyle w:val="ListParagraph"/>
            <w:numPr>
              <w:numId w:val="27"/>
            </w:numPr>
            <w:ind w:leftChars="0" w:left="420" w:hanging="420"/>
          </w:pPr>
        </w:pPrChange>
      </w:pPr>
      <w:del w:id="1748" w:author="lhc1990" w:date="2016-05-19T14:06:00Z">
        <w:r w:rsidDel="00D5233B">
          <w:rPr>
            <w:rFonts w:hint="eastAsia"/>
          </w:rPr>
          <w:delText>注意事項</w:delText>
        </w:r>
      </w:del>
    </w:p>
    <w:p w14:paraId="6D270B86" w14:textId="76B0C3ED" w:rsidR="00033DAB" w:rsidDel="00D5233B" w:rsidRDefault="00551404">
      <w:pPr>
        <w:pStyle w:val="ListParagraph"/>
        <w:keepNext/>
        <w:ind w:leftChars="0" w:left="420" w:firstLineChars="50" w:firstLine="105"/>
        <w:jc w:val="center"/>
        <w:rPr>
          <w:del w:id="1749" w:author="lhc1990" w:date="2016-05-19T14:06:00Z"/>
        </w:rPr>
        <w:pPrChange w:id="1750" w:author="lhc1990" w:date="2016-05-19T14:06:00Z">
          <w:pPr>
            <w:pStyle w:val="ListParagraph"/>
            <w:ind w:leftChars="0" w:left="420" w:firstLineChars="50" w:firstLine="105"/>
          </w:pPr>
        </w:pPrChange>
      </w:pPr>
      <w:del w:id="1751" w:author="lhc1990" w:date="2016-05-19T14:06:00Z">
        <w:r w:rsidDel="00D5233B">
          <w:rPr>
            <w:rFonts w:hint="eastAsia"/>
          </w:rPr>
          <w:delText>試験番号</w:delText>
        </w:r>
        <w:r w:rsidDel="00D5233B">
          <w:rPr>
            <w:rFonts w:hint="eastAsia"/>
          </w:rPr>
          <w:delText>5.1.2</w:delText>
        </w:r>
        <w:r w:rsidDel="00D5233B">
          <w:rPr>
            <w:rFonts w:hint="eastAsia"/>
          </w:rPr>
          <w:delText>において、</w:delText>
        </w:r>
        <w:r w:rsidR="00033DAB" w:rsidDel="00D5233B">
          <w:rPr>
            <w:rFonts w:hint="eastAsia"/>
          </w:rPr>
          <w:delText>Android4.3</w:delText>
        </w:r>
        <w:r w:rsidR="00033DAB" w:rsidDel="00D5233B">
          <w:rPr>
            <w:rFonts w:hint="eastAsia"/>
          </w:rPr>
          <w:delText>以前では、</w:delText>
        </w:r>
        <w:r w:rsidR="00F9573D" w:rsidDel="00D5233B">
          <w:rPr>
            <w:rFonts w:hint="eastAsia"/>
          </w:rPr>
          <w:delText>アプリケーションをアンインストールした後、もう一度インストールしても</w:delText>
        </w:r>
        <w:r w:rsidR="006121FB" w:rsidDel="00D5233B">
          <w:rPr>
            <w:rFonts w:hint="eastAsia"/>
          </w:rPr>
          <w:delText>UID</w:delText>
        </w:r>
        <w:r w:rsidR="006121FB" w:rsidDel="00D5233B">
          <w:rPr>
            <w:rFonts w:hint="eastAsia"/>
          </w:rPr>
          <w:delText>（</w:delText>
        </w:r>
        <w:r w:rsidR="006121FB" w:rsidDel="00D5233B">
          <w:fldChar w:fldCharType="begin"/>
        </w:r>
        <w:r w:rsidR="006121FB" w:rsidDel="00D5233B">
          <w:delInstrText xml:space="preserve"> </w:delInstrText>
        </w:r>
        <w:r w:rsidR="006121FB" w:rsidDel="00D5233B">
          <w:rPr>
            <w:rFonts w:hint="eastAsia"/>
          </w:rPr>
          <w:delInstrText>REF _Ref416781851 \r \h</w:delInstrText>
        </w:r>
        <w:r w:rsidR="006121FB" w:rsidDel="00D5233B">
          <w:delInstrText xml:space="preserve"> </w:delInstrText>
        </w:r>
        <w:r w:rsidR="006121FB" w:rsidDel="00D5233B">
          <w:fldChar w:fldCharType="separate"/>
        </w:r>
        <w:r w:rsidR="00184145" w:rsidDel="00D5233B">
          <w:delText>3.6.7</w:delText>
        </w:r>
        <w:r w:rsidR="006121FB" w:rsidDel="00D5233B">
          <w:fldChar w:fldCharType="end"/>
        </w:r>
        <w:r w:rsidR="006121FB" w:rsidDel="00D5233B">
          <w:rPr>
            <w:rFonts w:hint="eastAsia"/>
          </w:rPr>
          <w:delText>節参照）</w:delText>
        </w:r>
        <w:r w:rsidR="00F9573D" w:rsidDel="00D5233B">
          <w:rPr>
            <w:rFonts w:hint="eastAsia"/>
          </w:rPr>
          <w:delText>が同じになってしまい、データベースファイルを開けてしまいます。</w:delText>
        </w:r>
        <w:r w:rsidR="007365D0" w:rsidDel="00D5233B">
          <w:rPr>
            <w:rFonts w:hint="eastAsia"/>
          </w:rPr>
          <w:delText>アンインストール後、なんらかの</w:delText>
        </w:r>
        <w:r w:rsidDel="00D5233B">
          <w:rPr>
            <w:rFonts w:hint="eastAsia"/>
          </w:rPr>
          <w:delText>アプリケーションをインストールしてから、試験に必要なアプリケーション（ここでは</w:delText>
        </w:r>
        <w:r w:rsidRPr="00D151FE" w:rsidDel="00D5233B">
          <w:delText>IntegrationTestApp1_1</w:delText>
        </w:r>
        <w:r w:rsidDel="00D5233B">
          <w:rPr>
            <w:rFonts w:hint="eastAsia"/>
          </w:rPr>
          <w:delText>）をインストールして</w:delText>
        </w:r>
        <w:r w:rsidR="00E726CE" w:rsidDel="00D5233B">
          <w:rPr>
            <w:rFonts w:hint="eastAsia"/>
          </w:rPr>
          <w:delText>下さい</w:delText>
        </w:r>
        <w:r w:rsidDel="00D5233B">
          <w:rPr>
            <w:rFonts w:hint="eastAsia"/>
          </w:rPr>
          <w:delText>。</w:delText>
        </w:r>
      </w:del>
    </w:p>
    <w:p w14:paraId="14649E99" w14:textId="765957ED" w:rsidR="00960B7C" w:rsidDel="00D5233B" w:rsidRDefault="00960B7C">
      <w:pPr>
        <w:keepNext/>
        <w:jc w:val="center"/>
        <w:rPr>
          <w:del w:id="1752" w:author="lhc1990" w:date="2016-05-19T14:06:00Z"/>
        </w:rPr>
        <w:pPrChange w:id="1753" w:author="lhc1990" w:date="2016-05-19T14:06:00Z">
          <w:pPr/>
        </w:pPrChange>
      </w:pPr>
    </w:p>
    <w:p w14:paraId="41B9EC9C" w14:textId="5C8F109D" w:rsidR="002631C3" w:rsidDel="00D5233B" w:rsidRDefault="002631C3">
      <w:pPr>
        <w:keepNext/>
        <w:jc w:val="center"/>
        <w:rPr>
          <w:del w:id="1754" w:author="lhc1990" w:date="2016-05-19T14:06:00Z"/>
        </w:rPr>
        <w:pPrChange w:id="1755" w:author="lhc1990" w:date="2016-05-19T14:06:00Z">
          <w:pPr/>
        </w:pPrChange>
      </w:pPr>
    </w:p>
    <w:p w14:paraId="5C58D47C" w14:textId="45BD0267" w:rsidR="00E111A1" w:rsidDel="00D5233B" w:rsidRDefault="00E111A1">
      <w:pPr>
        <w:pStyle w:val="Heading3"/>
        <w:numPr>
          <w:ilvl w:val="2"/>
          <w:numId w:val="7"/>
        </w:numPr>
        <w:ind w:leftChars="0"/>
        <w:jc w:val="center"/>
        <w:rPr>
          <w:del w:id="1756" w:author="lhc1990" w:date="2016-05-19T14:06:00Z"/>
        </w:rPr>
        <w:pPrChange w:id="1757" w:author="lhc1990" w:date="2016-05-19T14:06:00Z">
          <w:pPr>
            <w:pStyle w:val="Heading3"/>
            <w:numPr>
              <w:ilvl w:val="2"/>
              <w:numId w:val="7"/>
            </w:numPr>
            <w:ind w:leftChars="0" w:left="709" w:hanging="709"/>
          </w:pPr>
        </w:pPrChange>
      </w:pPr>
      <w:del w:id="1758" w:author="lhc1990" w:date="2016-05-19T14:06:00Z">
        <w:r w:rsidDel="00D5233B">
          <w:rPr>
            <w:rFonts w:hint="eastAsia"/>
          </w:rPr>
          <w:delText>試験番号</w:delText>
        </w:r>
        <w:r w:rsidDel="00D5233B">
          <w:rPr>
            <w:rFonts w:hint="eastAsia"/>
          </w:rPr>
          <w:delText>6.X</w:delText>
        </w:r>
      </w:del>
    </w:p>
    <w:p w14:paraId="6F596C26" w14:textId="5D75E84B" w:rsidR="00906F65" w:rsidDel="00D5233B" w:rsidRDefault="00906F65">
      <w:pPr>
        <w:pStyle w:val="ListParagraph"/>
        <w:keepNext/>
        <w:numPr>
          <w:ilvl w:val="0"/>
          <w:numId w:val="34"/>
        </w:numPr>
        <w:ind w:leftChars="0"/>
        <w:jc w:val="center"/>
        <w:rPr>
          <w:del w:id="1759" w:author="lhc1990" w:date="2016-05-19T14:06:00Z"/>
        </w:rPr>
        <w:pPrChange w:id="1760" w:author="lhc1990" w:date="2016-05-19T14:06:00Z">
          <w:pPr>
            <w:pStyle w:val="ListParagraph"/>
            <w:numPr>
              <w:numId w:val="34"/>
            </w:numPr>
            <w:ind w:leftChars="0" w:left="420" w:hanging="420"/>
          </w:pPr>
        </w:pPrChange>
      </w:pPr>
      <w:del w:id="1761" w:author="lhc1990" w:date="2016-05-19T14:06:00Z">
        <w:r w:rsidDel="00D5233B">
          <w:rPr>
            <w:rFonts w:hint="eastAsia"/>
          </w:rPr>
          <w:delText>試験の内容</w:delText>
        </w:r>
      </w:del>
    </w:p>
    <w:p w14:paraId="0CE5125C" w14:textId="6D87809F" w:rsidR="00906F65" w:rsidDel="00D5233B" w:rsidRDefault="00B30924">
      <w:pPr>
        <w:pStyle w:val="ListParagraph"/>
        <w:keepNext/>
        <w:ind w:leftChars="0" w:left="420"/>
        <w:jc w:val="center"/>
        <w:rPr>
          <w:del w:id="1762" w:author="lhc1990" w:date="2016-05-19T14:06:00Z"/>
        </w:rPr>
        <w:pPrChange w:id="1763" w:author="lhc1990" w:date="2016-05-19T14:06:00Z">
          <w:pPr>
            <w:pStyle w:val="ListParagraph"/>
            <w:ind w:leftChars="0" w:left="420"/>
          </w:pPr>
        </w:pPrChange>
      </w:pPr>
      <w:del w:id="1764" w:author="lhc1990" w:date="2016-05-19T14:06:00Z">
        <w:r w:rsidDel="00D5233B">
          <w:rPr>
            <w:rFonts w:hint="eastAsia"/>
          </w:rPr>
          <w:delText>CrypgetSQL</w:delText>
        </w:r>
        <w:r w:rsidDel="00D5233B">
          <w:rPr>
            <w:rFonts w:hint="eastAsia"/>
          </w:rPr>
          <w:delText>のパスワード</w:delText>
        </w:r>
        <w:r w:rsidR="001B6B60" w:rsidDel="00D5233B">
          <w:rPr>
            <w:rFonts w:hint="eastAsia"/>
          </w:rPr>
          <w:delText>の違い</w:delText>
        </w:r>
        <w:r w:rsidDel="00D5233B">
          <w:rPr>
            <w:rFonts w:hint="eastAsia"/>
          </w:rPr>
          <w:delText>における振る舞いを確認します。</w:delText>
        </w:r>
      </w:del>
    </w:p>
    <w:p w14:paraId="6816D418" w14:textId="72D175A3" w:rsidR="00906F65" w:rsidDel="00D5233B" w:rsidRDefault="00906F65">
      <w:pPr>
        <w:pStyle w:val="ListParagraph"/>
        <w:keepNext/>
        <w:numPr>
          <w:ilvl w:val="0"/>
          <w:numId w:val="34"/>
        </w:numPr>
        <w:ind w:leftChars="0"/>
        <w:jc w:val="center"/>
        <w:rPr>
          <w:del w:id="1765" w:author="lhc1990" w:date="2016-05-19T14:06:00Z"/>
        </w:rPr>
        <w:pPrChange w:id="1766" w:author="lhc1990" w:date="2016-05-19T14:06:00Z">
          <w:pPr>
            <w:pStyle w:val="ListParagraph"/>
            <w:numPr>
              <w:numId w:val="34"/>
            </w:numPr>
            <w:ind w:leftChars="0" w:left="420" w:hanging="420"/>
          </w:pPr>
        </w:pPrChange>
      </w:pPr>
      <w:del w:id="1767" w:author="lhc1990" w:date="2016-05-19T14:06:00Z">
        <w:r w:rsidDel="00D5233B">
          <w:rPr>
            <w:rFonts w:hint="eastAsia"/>
          </w:rPr>
          <w:delText>試験アプリケーション</w:delText>
        </w:r>
      </w:del>
    </w:p>
    <w:p w14:paraId="3C371CBD" w14:textId="3CF7E875" w:rsidR="00906F65" w:rsidDel="00D5233B" w:rsidRDefault="00C23D1E">
      <w:pPr>
        <w:pStyle w:val="ListParagraph"/>
        <w:keepNext/>
        <w:ind w:leftChars="0" w:left="420"/>
        <w:jc w:val="center"/>
        <w:rPr>
          <w:del w:id="1768" w:author="lhc1990" w:date="2016-05-19T14:06:00Z"/>
        </w:rPr>
        <w:pPrChange w:id="1769" w:author="lhc1990" w:date="2016-05-19T14:06:00Z">
          <w:pPr>
            <w:pStyle w:val="ListParagraph"/>
            <w:ind w:leftChars="0" w:left="420"/>
          </w:pPr>
        </w:pPrChange>
      </w:pPr>
      <w:del w:id="1770" w:author="lhc1990" w:date="2016-05-19T14:06:00Z">
        <w:r w:rsidRPr="00C23D1E" w:rsidDel="00D5233B">
          <w:delText>IntegrationTestApp6</w:delText>
        </w:r>
        <w:r w:rsidDel="00D5233B">
          <w:rPr>
            <w:rFonts w:hint="eastAsia"/>
          </w:rPr>
          <w:delText>を用いて試験します。</w:delText>
        </w:r>
        <w:r w:rsidR="00906F65" w:rsidRPr="00C23D1E" w:rsidDel="00D5233B">
          <w:delText>IntegrationTestApp6</w:delText>
        </w:r>
        <w:r w:rsidR="00906F65" w:rsidDel="00D5233B">
          <w:rPr>
            <w:rFonts w:hint="eastAsia"/>
          </w:rPr>
          <w:delText>の説明を記載します。</w:delText>
        </w:r>
      </w:del>
    </w:p>
    <w:p w14:paraId="617288AC" w14:textId="0D9D9777" w:rsidR="00A64A56" w:rsidDel="00D5233B" w:rsidRDefault="00A64A56">
      <w:pPr>
        <w:keepNext/>
        <w:jc w:val="center"/>
        <w:rPr>
          <w:del w:id="1771" w:author="lhc1990" w:date="2016-05-19T14:06:00Z"/>
        </w:rPr>
        <w:pPrChange w:id="1772" w:author="lhc1990" w:date="2016-05-19T14:06:00Z">
          <w:pPr/>
        </w:pPrChange>
      </w:pPr>
    </w:p>
    <w:p w14:paraId="01F20B53" w14:textId="2FBA0786" w:rsidR="00F76C16" w:rsidDel="00D5233B" w:rsidRDefault="00F76C16">
      <w:pPr>
        <w:keepNext/>
        <w:jc w:val="center"/>
        <w:rPr>
          <w:del w:id="1773" w:author="lhc1990" w:date="2016-05-19T14:06:00Z"/>
        </w:rPr>
      </w:pPr>
      <w:del w:id="1774" w:author="lhc1990" w:date="2016-05-19T14:06:00Z">
        <w:r w:rsidDel="00D5233B">
          <w:rPr>
            <w:noProof/>
          </w:rPr>
          <w:drawing>
            <wp:inline distT="0" distB="0" distL="0" distR="0" wp14:anchorId="17850986" wp14:editId="087FC9C9">
              <wp:extent cx="4441371" cy="2871954"/>
              <wp:effectExtent l="0" t="0" r="0" b="508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grationTestApp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3597" cy="2873393"/>
                      </a:xfrm>
                      <a:prstGeom prst="rect">
                        <a:avLst/>
                      </a:prstGeom>
                    </pic:spPr>
                  </pic:pic>
                </a:graphicData>
              </a:graphic>
            </wp:inline>
          </w:drawing>
        </w:r>
      </w:del>
    </w:p>
    <w:p w14:paraId="3DA924A7" w14:textId="5137E002" w:rsidR="00F76C16" w:rsidDel="00D5233B" w:rsidRDefault="00F76C16">
      <w:pPr>
        <w:pStyle w:val="Caption"/>
        <w:keepNext/>
        <w:jc w:val="center"/>
        <w:rPr>
          <w:del w:id="1775" w:author="lhc1990" w:date="2016-05-19T14:06:00Z"/>
        </w:rPr>
        <w:pPrChange w:id="1776" w:author="lhc1990" w:date="2016-05-19T14:06:00Z">
          <w:pPr>
            <w:pStyle w:val="Caption"/>
            <w:jc w:val="center"/>
          </w:pPr>
        </w:pPrChange>
      </w:pPr>
      <w:bookmarkStart w:id="1777" w:name="_Ref416968054"/>
      <w:del w:id="1778"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3</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14</w:delText>
        </w:r>
        <w:r w:rsidR="00184145" w:rsidDel="00D5233B">
          <w:rPr>
            <w:b w:val="0"/>
            <w:bCs w:val="0"/>
          </w:rPr>
          <w:fldChar w:fldCharType="end"/>
        </w:r>
        <w:bookmarkEnd w:id="1777"/>
        <w:r w:rsidDel="00D5233B">
          <w:rPr>
            <w:rFonts w:hint="eastAsia"/>
          </w:rPr>
          <w:delText xml:space="preserve"> </w:delText>
        </w:r>
        <w:r w:rsidRPr="00C23D1E" w:rsidDel="00D5233B">
          <w:delText>IntegrationTestApp6</w:delText>
        </w:r>
      </w:del>
    </w:p>
    <w:p w14:paraId="1CEFE8AC" w14:textId="67998F41" w:rsidR="006272E2" w:rsidDel="00D5233B" w:rsidRDefault="006272E2">
      <w:pPr>
        <w:keepNext/>
        <w:jc w:val="center"/>
        <w:rPr>
          <w:del w:id="1779" w:author="lhc1990" w:date="2016-05-19T14:06:00Z"/>
        </w:rPr>
        <w:pPrChange w:id="1780" w:author="lhc1990" w:date="2016-05-19T14:06:00Z">
          <w:pPr/>
        </w:pPrChange>
      </w:pPr>
    </w:p>
    <w:p w14:paraId="3ABDDC56" w14:textId="0919AB59" w:rsidR="00F76C16" w:rsidDel="00D5233B" w:rsidRDefault="00F76C16">
      <w:pPr>
        <w:keepNext/>
        <w:jc w:val="center"/>
        <w:rPr>
          <w:del w:id="1781" w:author="lhc1990" w:date="2016-05-19T14:06:00Z"/>
        </w:rPr>
        <w:pPrChange w:id="1782" w:author="lhc1990" w:date="2016-05-19T14:06:00Z">
          <w:pPr/>
        </w:pPrChange>
      </w:pPr>
    </w:p>
    <w:p w14:paraId="20BA9E85" w14:textId="469FC002" w:rsidR="00F76C16" w:rsidDel="00D5233B" w:rsidRDefault="00F76C16">
      <w:pPr>
        <w:pStyle w:val="Caption"/>
        <w:keepNext/>
        <w:jc w:val="center"/>
        <w:rPr>
          <w:del w:id="1783" w:author="lhc1990" w:date="2016-05-19T14:06:00Z"/>
        </w:rPr>
      </w:pPr>
      <w:bookmarkStart w:id="1784" w:name="_Ref416968123"/>
      <w:del w:id="1785" w:author="lhc1990" w:date="2016-05-19T14:06:00Z">
        <w:r w:rsidDel="00D5233B">
          <w:rPr>
            <w:rFonts w:hint="eastAsia"/>
          </w:rPr>
          <w:delText>表</w:delText>
        </w:r>
        <w:r w:rsidDel="00D5233B">
          <w:rPr>
            <w:rFonts w:hint="eastAsia"/>
          </w:rPr>
          <w:delText xml:space="preserve"> </w:delText>
        </w:r>
        <w:r w:rsidR="007A1F9F" w:rsidDel="00D5233B">
          <w:rPr>
            <w:b w:val="0"/>
            <w:bCs w:val="0"/>
          </w:rPr>
          <w:fldChar w:fldCharType="begin"/>
        </w:r>
        <w:r w:rsidR="007A1F9F" w:rsidDel="00D5233B">
          <w:delInstrText xml:space="preserve"> </w:delInstrText>
        </w:r>
        <w:r w:rsidR="007A1F9F" w:rsidDel="00D5233B">
          <w:rPr>
            <w:rFonts w:hint="eastAsia"/>
          </w:rPr>
          <w:delInstrText>STYLEREF 1 \s</w:delInstrText>
        </w:r>
        <w:r w:rsidR="007A1F9F" w:rsidDel="00D5233B">
          <w:delInstrText xml:space="preserve"> </w:delInstrText>
        </w:r>
        <w:r w:rsidR="007A1F9F" w:rsidDel="00D5233B">
          <w:rPr>
            <w:b w:val="0"/>
            <w:bCs w:val="0"/>
          </w:rPr>
          <w:fldChar w:fldCharType="separate"/>
        </w:r>
        <w:r w:rsidR="00184145" w:rsidDel="00D5233B">
          <w:rPr>
            <w:noProof/>
          </w:rPr>
          <w:delText>3</w:delText>
        </w:r>
        <w:r w:rsidR="007A1F9F" w:rsidDel="00D5233B">
          <w:rPr>
            <w:b w:val="0"/>
            <w:bCs w:val="0"/>
          </w:rPr>
          <w:fldChar w:fldCharType="end"/>
        </w:r>
        <w:r w:rsidR="007A1F9F" w:rsidDel="00D5233B">
          <w:noBreakHyphen/>
        </w:r>
        <w:r w:rsidR="007A1F9F" w:rsidDel="00D5233B">
          <w:rPr>
            <w:b w:val="0"/>
            <w:bCs w:val="0"/>
          </w:rPr>
          <w:fldChar w:fldCharType="begin"/>
        </w:r>
        <w:r w:rsidR="007A1F9F" w:rsidDel="00D5233B">
          <w:delInstrText xml:space="preserve"> </w:delInstrText>
        </w:r>
        <w:r w:rsidR="007A1F9F" w:rsidDel="00D5233B">
          <w:rPr>
            <w:rFonts w:hint="eastAsia"/>
          </w:rPr>
          <w:delInstrText xml:space="preserve">SEQ </w:delInstrText>
        </w:r>
        <w:r w:rsidR="007A1F9F" w:rsidDel="00D5233B">
          <w:rPr>
            <w:rFonts w:hint="eastAsia"/>
          </w:rPr>
          <w:delInstrText>表</w:delInstrText>
        </w:r>
        <w:r w:rsidR="007A1F9F" w:rsidDel="00D5233B">
          <w:rPr>
            <w:rFonts w:hint="eastAsia"/>
          </w:rPr>
          <w:delInstrText xml:space="preserve"> \* ARABIC \s 1</w:delInstrText>
        </w:r>
        <w:r w:rsidR="007A1F9F" w:rsidDel="00D5233B">
          <w:delInstrText xml:space="preserve"> </w:delInstrText>
        </w:r>
        <w:r w:rsidR="007A1F9F" w:rsidDel="00D5233B">
          <w:rPr>
            <w:b w:val="0"/>
            <w:bCs w:val="0"/>
          </w:rPr>
          <w:fldChar w:fldCharType="separate"/>
        </w:r>
        <w:r w:rsidR="00184145" w:rsidDel="00D5233B">
          <w:rPr>
            <w:noProof/>
          </w:rPr>
          <w:delText>14</w:delText>
        </w:r>
        <w:r w:rsidR="007A1F9F" w:rsidDel="00D5233B">
          <w:rPr>
            <w:b w:val="0"/>
            <w:bCs w:val="0"/>
          </w:rPr>
          <w:fldChar w:fldCharType="end"/>
        </w:r>
        <w:bookmarkEnd w:id="1784"/>
        <w:r w:rsidDel="00D5233B">
          <w:rPr>
            <w:rFonts w:hint="eastAsia"/>
          </w:rPr>
          <w:delText xml:space="preserve"> </w:delText>
        </w:r>
        <w:r w:rsidRPr="00C23D1E" w:rsidDel="00D5233B">
          <w:delText>IntegrationTestApp6</w:delText>
        </w:r>
        <w:r w:rsidDel="00D5233B">
          <w:rPr>
            <w:rFonts w:hint="eastAsia"/>
          </w:rPr>
          <w:delText>のボタンの説明</w:delText>
        </w:r>
      </w:del>
    </w:p>
    <w:tbl>
      <w:tblPr>
        <w:tblStyle w:val="TableGrid"/>
        <w:tblW w:w="0" w:type="auto"/>
        <w:tblLook w:val="04A0" w:firstRow="1" w:lastRow="0" w:firstColumn="1" w:lastColumn="0" w:noHBand="0" w:noVBand="1"/>
      </w:tblPr>
      <w:tblGrid>
        <w:gridCol w:w="675"/>
        <w:gridCol w:w="1985"/>
        <w:gridCol w:w="6042"/>
      </w:tblGrid>
      <w:tr w:rsidR="00F76C16" w:rsidDel="00D5233B" w14:paraId="71492CD0" w14:textId="68545DFE" w:rsidTr="00F76C16">
        <w:trPr>
          <w:del w:id="1786" w:author="lhc1990" w:date="2016-05-19T14:06:00Z"/>
        </w:trPr>
        <w:tc>
          <w:tcPr>
            <w:tcW w:w="675" w:type="dxa"/>
            <w:shd w:val="clear" w:color="auto" w:fill="CCFFCC"/>
          </w:tcPr>
          <w:p w14:paraId="32600E89" w14:textId="0525CC96" w:rsidR="00F76C16" w:rsidRPr="00F76C16" w:rsidDel="00D5233B" w:rsidRDefault="00F76C16">
            <w:pPr>
              <w:keepNext/>
              <w:jc w:val="center"/>
              <w:rPr>
                <w:del w:id="1787" w:author="lhc1990" w:date="2016-05-19T14:06:00Z"/>
                <w:b/>
              </w:rPr>
              <w:pPrChange w:id="1788" w:author="lhc1990" w:date="2016-05-19T14:06:00Z">
                <w:pPr>
                  <w:jc w:val="center"/>
                </w:pPr>
              </w:pPrChange>
            </w:pPr>
            <w:del w:id="1789" w:author="lhc1990" w:date="2016-05-19T14:06:00Z">
              <w:r w:rsidRPr="00F76C16" w:rsidDel="00D5233B">
                <w:rPr>
                  <w:rFonts w:hint="eastAsia"/>
                  <w:b/>
                </w:rPr>
                <w:delText>No</w:delText>
              </w:r>
            </w:del>
          </w:p>
        </w:tc>
        <w:tc>
          <w:tcPr>
            <w:tcW w:w="1985" w:type="dxa"/>
            <w:shd w:val="clear" w:color="auto" w:fill="CCFFCC"/>
          </w:tcPr>
          <w:p w14:paraId="2A1A7CC8" w14:textId="56B9B7B6" w:rsidR="00F76C16" w:rsidRPr="00F76C16" w:rsidDel="00D5233B" w:rsidRDefault="00F76C16">
            <w:pPr>
              <w:keepNext/>
              <w:jc w:val="center"/>
              <w:rPr>
                <w:del w:id="1790" w:author="lhc1990" w:date="2016-05-19T14:06:00Z"/>
                <w:b/>
              </w:rPr>
              <w:pPrChange w:id="1791" w:author="lhc1990" w:date="2016-05-19T14:06:00Z">
                <w:pPr>
                  <w:jc w:val="center"/>
                </w:pPr>
              </w:pPrChange>
            </w:pPr>
            <w:del w:id="1792" w:author="lhc1990" w:date="2016-05-19T14:06:00Z">
              <w:r w:rsidRPr="00F76C16" w:rsidDel="00D5233B">
                <w:rPr>
                  <w:rFonts w:hint="eastAsia"/>
                  <w:b/>
                </w:rPr>
                <w:delText>ボタン</w:delText>
              </w:r>
            </w:del>
          </w:p>
        </w:tc>
        <w:tc>
          <w:tcPr>
            <w:tcW w:w="6042" w:type="dxa"/>
            <w:shd w:val="clear" w:color="auto" w:fill="CCFFCC"/>
          </w:tcPr>
          <w:p w14:paraId="5531C46B" w14:textId="2CFC5BA4" w:rsidR="00F76C16" w:rsidRPr="00F76C16" w:rsidDel="00D5233B" w:rsidRDefault="00F76C16">
            <w:pPr>
              <w:keepNext/>
              <w:jc w:val="center"/>
              <w:rPr>
                <w:del w:id="1793" w:author="lhc1990" w:date="2016-05-19T14:06:00Z"/>
                <w:b/>
              </w:rPr>
              <w:pPrChange w:id="1794" w:author="lhc1990" w:date="2016-05-19T14:06:00Z">
                <w:pPr>
                  <w:jc w:val="center"/>
                </w:pPr>
              </w:pPrChange>
            </w:pPr>
            <w:del w:id="1795" w:author="lhc1990" w:date="2016-05-19T14:06:00Z">
              <w:r w:rsidRPr="00F76C16" w:rsidDel="00D5233B">
                <w:rPr>
                  <w:rFonts w:hint="eastAsia"/>
                  <w:b/>
                </w:rPr>
                <w:delText>処理の内容</w:delText>
              </w:r>
            </w:del>
          </w:p>
        </w:tc>
      </w:tr>
      <w:tr w:rsidR="00F76C16" w:rsidDel="00D5233B" w14:paraId="5881AB07" w14:textId="3E079B42" w:rsidTr="00F76C16">
        <w:trPr>
          <w:del w:id="1796" w:author="lhc1990" w:date="2016-05-19T14:06:00Z"/>
        </w:trPr>
        <w:tc>
          <w:tcPr>
            <w:tcW w:w="675" w:type="dxa"/>
          </w:tcPr>
          <w:p w14:paraId="1F490FA4" w14:textId="272E4C47" w:rsidR="00F76C16" w:rsidDel="00D5233B" w:rsidRDefault="00A92EE6">
            <w:pPr>
              <w:keepNext/>
              <w:jc w:val="center"/>
              <w:rPr>
                <w:del w:id="1797" w:author="lhc1990" w:date="2016-05-19T14:06:00Z"/>
              </w:rPr>
              <w:pPrChange w:id="1798" w:author="lhc1990" w:date="2016-05-19T14:06:00Z">
                <w:pPr/>
              </w:pPrChange>
            </w:pPr>
            <w:del w:id="1799" w:author="lhc1990" w:date="2016-05-19T14:06:00Z">
              <w:r w:rsidDel="00D5233B">
                <w:rPr>
                  <w:rFonts w:hint="eastAsia"/>
                </w:rPr>
                <w:delText>1</w:delText>
              </w:r>
            </w:del>
          </w:p>
        </w:tc>
        <w:tc>
          <w:tcPr>
            <w:tcW w:w="1985" w:type="dxa"/>
          </w:tcPr>
          <w:p w14:paraId="50E9C598" w14:textId="687D9C0C" w:rsidR="00F76C16" w:rsidDel="00D5233B" w:rsidRDefault="00D952BD">
            <w:pPr>
              <w:keepNext/>
              <w:jc w:val="center"/>
              <w:rPr>
                <w:del w:id="1800" w:author="lhc1990" w:date="2016-05-19T14:06:00Z"/>
              </w:rPr>
              <w:pPrChange w:id="1801" w:author="lhc1990" w:date="2016-05-19T14:06:00Z">
                <w:pPr/>
              </w:pPrChange>
            </w:pPr>
            <w:del w:id="1802" w:author="lhc1990" w:date="2016-05-19T14:06:00Z">
              <w:r w:rsidDel="00D5233B">
                <w:rPr>
                  <w:rFonts w:hint="eastAsia"/>
                </w:rPr>
                <w:delText>DB</w:delText>
              </w:r>
              <w:r w:rsidDel="00D5233B">
                <w:rPr>
                  <w:rFonts w:hint="eastAsia"/>
                </w:rPr>
                <w:delText>オープン</w:delText>
              </w:r>
            </w:del>
          </w:p>
        </w:tc>
        <w:tc>
          <w:tcPr>
            <w:tcW w:w="6042" w:type="dxa"/>
          </w:tcPr>
          <w:p w14:paraId="334E28D8" w14:textId="273F2F55" w:rsidR="00F76C16" w:rsidDel="00D5233B" w:rsidRDefault="00D952BD">
            <w:pPr>
              <w:keepNext/>
              <w:jc w:val="center"/>
              <w:rPr>
                <w:del w:id="1803" w:author="lhc1990" w:date="2016-05-19T14:06:00Z"/>
              </w:rPr>
              <w:pPrChange w:id="1804" w:author="lhc1990" w:date="2016-05-19T14:06:00Z">
                <w:pPr/>
              </w:pPrChange>
            </w:pPr>
            <w:del w:id="1805" w:author="lhc1990" w:date="2016-05-19T14:06:00Z">
              <w:r w:rsidDel="00D5233B">
                <w:rPr>
                  <w:rFonts w:hint="eastAsia"/>
                </w:rPr>
                <w:delText>ラジオボタンで指定したパスワードにて</w:delText>
              </w:r>
              <w:r w:rsidDel="00D5233B">
                <w:rPr>
                  <w:rFonts w:hint="eastAsia"/>
                </w:rPr>
                <w:delText>DB</w:delText>
              </w:r>
              <w:r w:rsidDel="00D5233B">
                <w:rPr>
                  <w:rFonts w:hint="eastAsia"/>
                </w:rPr>
                <w:delText>をオープンします。</w:delText>
              </w:r>
              <w:r w:rsidDel="00D5233B">
                <w:rPr>
                  <w:rFonts w:hint="eastAsia"/>
                </w:rPr>
                <w:delText>DB</w:delText>
              </w:r>
              <w:r w:rsidDel="00D5233B">
                <w:rPr>
                  <w:rFonts w:hint="eastAsia"/>
                </w:rPr>
                <w:delText>をオープンする前に</w:delText>
              </w:r>
              <w:r w:rsidR="00D00650" w:rsidDel="00D5233B">
                <w:rPr>
                  <w:rFonts w:hint="eastAsia"/>
                </w:rPr>
                <w:delText>、</w:delText>
              </w:r>
              <w:r w:rsidR="00D00650" w:rsidDel="00D5233B">
                <w:rPr>
                  <w:rFonts w:hint="eastAsia"/>
                </w:rPr>
                <w:delText>No.7</w:delText>
              </w:r>
              <w:r w:rsidR="00D00650" w:rsidDel="00D5233B">
                <w:rPr>
                  <w:rFonts w:hint="eastAsia"/>
                </w:rPr>
                <w:delText>のボタンにより、</w:delText>
              </w:r>
              <w:r w:rsidDel="00D5233B">
                <w:rPr>
                  <w:rFonts w:hint="eastAsia"/>
                </w:rPr>
                <w:delText>クローズする必要があります。</w:delText>
              </w:r>
            </w:del>
          </w:p>
        </w:tc>
      </w:tr>
      <w:tr w:rsidR="00F76C16" w:rsidDel="00D5233B" w14:paraId="559336DD" w14:textId="0443E18E" w:rsidTr="00F76C16">
        <w:trPr>
          <w:del w:id="1806" w:author="lhc1990" w:date="2016-05-19T14:06:00Z"/>
        </w:trPr>
        <w:tc>
          <w:tcPr>
            <w:tcW w:w="675" w:type="dxa"/>
          </w:tcPr>
          <w:p w14:paraId="018B0D1B" w14:textId="4757D172" w:rsidR="00F76C16" w:rsidDel="00D5233B" w:rsidRDefault="00A92EE6">
            <w:pPr>
              <w:keepNext/>
              <w:jc w:val="center"/>
              <w:rPr>
                <w:del w:id="1807" w:author="lhc1990" w:date="2016-05-19T14:06:00Z"/>
              </w:rPr>
              <w:pPrChange w:id="1808" w:author="lhc1990" w:date="2016-05-19T14:06:00Z">
                <w:pPr/>
              </w:pPrChange>
            </w:pPr>
            <w:del w:id="1809" w:author="lhc1990" w:date="2016-05-19T14:06:00Z">
              <w:r w:rsidDel="00D5233B">
                <w:rPr>
                  <w:rFonts w:hint="eastAsia"/>
                </w:rPr>
                <w:delText>2</w:delText>
              </w:r>
            </w:del>
          </w:p>
        </w:tc>
        <w:tc>
          <w:tcPr>
            <w:tcW w:w="1985" w:type="dxa"/>
          </w:tcPr>
          <w:p w14:paraId="4E8264F4" w14:textId="2D9C87B4" w:rsidR="00F76C16" w:rsidRPr="00D952BD" w:rsidDel="00D5233B" w:rsidRDefault="00D952BD">
            <w:pPr>
              <w:keepNext/>
              <w:jc w:val="center"/>
              <w:rPr>
                <w:del w:id="1810" w:author="lhc1990" w:date="2016-05-19T14:06:00Z"/>
              </w:rPr>
              <w:pPrChange w:id="1811" w:author="lhc1990" w:date="2016-05-19T14:06:00Z">
                <w:pPr/>
              </w:pPrChange>
            </w:pPr>
            <w:del w:id="1812" w:author="lhc1990" w:date="2016-05-19T14:06:00Z">
              <w:r w:rsidDel="00D5233B">
                <w:rPr>
                  <w:rFonts w:hint="eastAsia"/>
                </w:rPr>
                <w:delText>一覧</w:delText>
              </w:r>
            </w:del>
          </w:p>
        </w:tc>
        <w:tc>
          <w:tcPr>
            <w:tcW w:w="6042" w:type="dxa"/>
          </w:tcPr>
          <w:p w14:paraId="7B67BB8E" w14:textId="616F4200" w:rsidR="00F76C16" w:rsidDel="00D5233B" w:rsidRDefault="00D952BD">
            <w:pPr>
              <w:keepNext/>
              <w:jc w:val="center"/>
              <w:rPr>
                <w:del w:id="1813" w:author="lhc1990" w:date="2016-05-19T14:06:00Z"/>
              </w:rPr>
              <w:pPrChange w:id="1814" w:author="lhc1990" w:date="2016-05-19T14:06:00Z">
                <w:pPr/>
              </w:pPrChange>
            </w:pPr>
            <w:del w:id="1815" w:author="lhc1990" w:date="2016-05-19T14:06:00Z">
              <w:r w:rsidRPr="005716A0" w:rsidDel="00D5233B">
                <w:delText>IntegrationTestApp1_1</w:delText>
              </w:r>
              <w:r w:rsidDel="00D5233B">
                <w:rPr>
                  <w:rFonts w:hint="eastAsia"/>
                </w:rPr>
                <w:delText>と同じです。</w:delText>
              </w:r>
              <w:r w:rsidDel="00D5233B">
                <w:fldChar w:fldCharType="begin"/>
              </w:r>
              <w:r w:rsidDel="00D5233B">
                <w:delInstrText xml:space="preserve"> </w:delInstrText>
              </w:r>
              <w:r w:rsidDel="00D5233B">
                <w:rPr>
                  <w:rFonts w:hint="eastAsia"/>
                </w:rPr>
                <w:delInstrText>REF _Ref416099560 \h</w:delInstrText>
              </w:r>
              <w:r w:rsidDel="00D5233B">
                <w:delInstrText xml:space="preserve"> </w:delInstrText>
              </w:r>
              <w:r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11</w:delText>
              </w:r>
              <w:r w:rsidDel="00D5233B">
                <w:fldChar w:fldCharType="end"/>
              </w:r>
              <w:r w:rsidDel="00D5233B">
                <w:rPr>
                  <w:rFonts w:hint="eastAsia"/>
                </w:rPr>
                <w:delText>参照。</w:delText>
              </w:r>
            </w:del>
          </w:p>
        </w:tc>
      </w:tr>
      <w:tr w:rsidR="00F76C16" w:rsidDel="00D5233B" w14:paraId="6D70270E" w14:textId="2BBAAA34" w:rsidTr="00F76C16">
        <w:trPr>
          <w:del w:id="1816" w:author="lhc1990" w:date="2016-05-19T14:06:00Z"/>
        </w:trPr>
        <w:tc>
          <w:tcPr>
            <w:tcW w:w="675" w:type="dxa"/>
          </w:tcPr>
          <w:p w14:paraId="0BAC94EE" w14:textId="573A4DAC" w:rsidR="00F76C16" w:rsidDel="00D5233B" w:rsidRDefault="00A92EE6">
            <w:pPr>
              <w:keepNext/>
              <w:jc w:val="center"/>
              <w:rPr>
                <w:del w:id="1817" w:author="lhc1990" w:date="2016-05-19T14:06:00Z"/>
              </w:rPr>
              <w:pPrChange w:id="1818" w:author="lhc1990" w:date="2016-05-19T14:06:00Z">
                <w:pPr/>
              </w:pPrChange>
            </w:pPr>
            <w:del w:id="1819" w:author="lhc1990" w:date="2016-05-19T14:06:00Z">
              <w:r w:rsidDel="00D5233B">
                <w:rPr>
                  <w:rFonts w:hint="eastAsia"/>
                </w:rPr>
                <w:delText>3</w:delText>
              </w:r>
            </w:del>
          </w:p>
        </w:tc>
        <w:tc>
          <w:tcPr>
            <w:tcW w:w="1985" w:type="dxa"/>
          </w:tcPr>
          <w:p w14:paraId="76DA1D5D" w14:textId="3149B6C1" w:rsidR="00F76C16" w:rsidDel="00D5233B" w:rsidRDefault="00D952BD">
            <w:pPr>
              <w:keepNext/>
              <w:jc w:val="center"/>
              <w:rPr>
                <w:del w:id="1820" w:author="lhc1990" w:date="2016-05-19T14:06:00Z"/>
              </w:rPr>
              <w:pPrChange w:id="1821" w:author="lhc1990" w:date="2016-05-19T14:06:00Z">
                <w:pPr/>
              </w:pPrChange>
            </w:pPr>
            <w:del w:id="1822" w:author="lhc1990" w:date="2016-05-19T14:06:00Z">
              <w:r w:rsidDel="00D5233B">
                <w:rPr>
                  <w:rFonts w:hint="eastAsia"/>
                </w:rPr>
                <w:delText>登録</w:delText>
              </w:r>
            </w:del>
          </w:p>
        </w:tc>
        <w:tc>
          <w:tcPr>
            <w:tcW w:w="6042" w:type="dxa"/>
          </w:tcPr>
          <w:p w14:paraId="28A56DC0" w14:textId="426159B1" w:rsidR="00F76C16" w:rsidDel="00D5233B" w:rsidRDefault="00D952BD">
            <w:pPr>
              <w:keepNext/>
              <w:jc w:val="center"/>
              <w:rPr>
                <w:del w:id="1823" w:author="lhc1990" w:date="2016-05-19T14:06:00Z"/>
              </w:rPr>
              <w:pPrChange w:id="1824" w:author="lhc1990" w:date="2016-05-19T14:06:00Z">
                <w:pPr/>
              </w:pPrChange>
            </w:pPr>
            <w:del w:id="1825" w:author="lhc1990" w:date="2016-05-19T14:06:00Z">
              <w:r w:rsidRPr="005716A0" w:rsidDel="00D5233B">
                <w:delText>IntegrationTestApp1_1</w:delText>
              </w:r>
              <w:r w:rsidDel="00D5233B">
                <w:rPr>
                  <w:rFonts w:hint="eastAsia"/>
                </w:rPr>
                <w:delText>と同じです。</w:delText>
              </w:r>
              <w:r w:rsidDel="00D5233B">
                <w:fldChar w:fldCharType="begin"/>
              </w:r>
              <w:r w:rsidDel="00D5233B">
                <w:delInstrText xml:space="preserve"> </w:delInstrText>
              </w:r>
              <w:r w:rsidDel="00D5233B">
                <w:rPr>
                  <w:rFonts w:hint="eastAsia"/>
                </w:rPr>
                <w:delInstrText>REF _Ref416099560 \h</w:delInstrText>
              </w:r>
              <w:r w:rsidDel="00D5233B">
                <w:delInstrText xml:space="preserve"> </w:delInstrText>
              </w:r>
              <w:r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11</w:delText>
              </w:r>
              <w:r w:rsidDel="00D5233B">
                <w:fldChar w:fldCharType="end"/>
              </w:r>
              <w:r w:rsidDel="00D5233B">
                <w:rPr>
                  <w:rFonts w:hint="eastAsia"/>
                </w:rPr>
                <w:delText>参照。</w:delText>
              </w:r>
            </w:del>
          </w:p>
        </w:tc>
      </w:tr>
      <w:tr w:rsidR="00F76C16" w:rsidDel="00D5233B" w14:paraId="17127DB6" w14:textId="58D285E4" w:rsidTr="00F76C16">
        <w:trPr>
          <w:del w:id="1826" w:author="lhc1990" w:date="2016-05-19T14:06:00Z"/>
        </w:trPr>
        <w:tc>
          <w:tcPr>
            <w:tcW w:w="675" w:type="dxa"/>
          </w:tcPr>
          <w:p w14:paraId="029728CB" w14:textId="78DBF619" w:rsidR="00F76C16" w:rsidDel="00D5233B" w:rsidRDefault="00A92EE6">
            <w:pPr>
              <w:keepNext/>
              <w:jc w:val="center"/>
              <w:rPr>
                <w:del w:id="1827" w:author="lhc1990" w:date="2016-05-19T14:06:00Z"/>
              </w:rPr>
              <w:pPrChange w:id="1828" w:author="lhc1990" w:date="2016-05-19T14:06:00Z">
                <w:pPr/>
              </w:pPrChange>
            </w:pPr>
            <w:del w:id="1829" w:author="lhc1990" w:date="2016-05-19T14:06:00Z">
              <w:r w:rsidDel="00D5233B">
                <w:rPr>
                  <w:rFonts w:hint="eastAsia"/>
                </w:rPr>
                <w:delText>4</w:delText>
              </w:r>
            </w:del>
          </w:p>
        </w:tc>
        <w:tc>
          <w:tcPr>
            <w:tcW w:w="1985" w:type="dxa"/>
          </w:tcPr>
          <w:p w14:paraId="7C04AC04" w14:textId="4168D95D" w:rsidR="00F76C16" w:rsidDel="00D5233B" w:rsidRDefault="00D952BD">
            <w:pPr>
              <w:keepNext/>
              <w:jc w:val="center"/>
              <w:rPr>
                <w:del w:id="1830" w:author="lhc1990" w:date="2016-05-19T14:06:00Z"/>
              </w:rPr>
              <w:pPrChange w:id="1831" w:author="lhc1990" w:date="2016-05-19T14:06:00Z">
                <w:pPr/>
              </w:pPrChange>
            </w:pPr>
            <w:del w:id="1832" w:author="lhc1990" w:date="2016-05-19T14:06:00Z">
              <w:r w:rsidDel="00D5233B">
                <w:rPr>
                  <w:rFonts w:hint="eastAsia"/>
                </w:rPr>
                <w:delText>更新</w:delText>
              </w:r>
            </w:del>
          </w:p>
        </w:tc>
        <w:tc>
          <w:tcPr>
            <w:tcW w:w="6042" w:type="dxa"/>
          </w:tcPr>
          <w:p w14:paraId="5A47FF1A" w14:textId="175FFF51" w:rsidR="00F76C16" w:rsidDel="00D5233B" w:rsidRDefault="00D952BD">
            <w:pPr>
              <w:keepNext/>
              <w:jc w:val="center"/>
              <w:rPr>
                <w:del w:id="1833" w:author="lhc1990" w:date="2016-05-19T14:06:00Z"/>
              </w:rPr>
              <w:pPrChange w:id="1834" w:author="lhc1990" w:date="2016-05-19T14:06:00Z">
                <w:pPr/>
              </w:pPrChange>
            </w:pPr>
            <w:del w:id="1835" w:author="lhc1990" w:date="2016-05-19T14:06:00Z">
              <w:r w:rsidRPr="005716A0" w:rsidDel="00D5233B">
                <w:delText>IntegrationTestApp1_1</w:delText>
              </w:r>
              <w:r w:rsidDel="00D5233B">
                <w:rPr>
                  <w:rFonts w:hint="eastAsia"/>
                </w:rPr>
                <w:delText>と同じです。</w:delText>
              </w:r>
              <w:r w:rsidDel="00D5233B">
                <w:fldChar w:fldCharType="begin"/>
              </w:r>
              <w:r w:rsidDel="00D5233B">
                <w:delInstrText xml:space="preserve"> </w:delInstrText>
              </w:r>
              <w:r w:rsidDel="00D5233B">
                <w:rPr>
                  <w:rFonts w:hint="eastAsia"/>
                </w:rPr>
                <w:delInstrText>REF _Ref416099560 \h</w:delInstrText>
              </w:r>
              <w:r w:rsidDel="00D5233B">
                <w:delInstrText xml:space="preserve"> </w:delInstrText>
              </w:r>
              <w:r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11</w:delText>
              </w:r>
              <w:r w:rsidDel="00D5233B">
                <w:fldChar w:fldCharType="end"/>
              </w:r>
              <w:r w:rsidDel="00D5233B">
                <w:rPr>
                  <w:rFonts w:hint="eastAsia"/>
                </w:rPr>
                <w:delText>参照。</w:delText>
              </w:r>
            </w:del>
          </w:p>
        </w:tc>
      </w:tr>
      <w:tr w:rsidR="00F76C16" w:rsidDel="00D5233B" w14:paraId="1B75D480" w14:textId="7D4B1B9F" w:rsidTr="00F76C16">
        <w:trPr>
          <w:del w:id="1836" w:author="lhc1990" w:date="2016-05-19T14:06:00Z"/>
        </w:trPr>
        <w:tc>
          <w:tcPr>
            <w:tcW w:w="675" w:type="dxa"/>
          </w:tcPr>
          <w:p w14:paraId="3B6D6CDC" w14:textId="5970FCC0" w:rsidR="00F76C16" w:rsidDel="00D5233B" w:rsidRDefault="00A92EE6">
            <w:pPr>
              <w:keepNext/>
              <w:jc w:val="center"/>
              <w:rPr>
                <w:del w:id="1837" w:author="lhc1990" w:date="2016-05-19T14:06:00Z"/>
              </w:rPr>
              <w:pPrChange w:id="1838" w:author="lhc1990" w:date="2016-05-19T14:06:00Z">
                <w:pPr/>
              </w:pPrChange>
            </w:pPr>
            <w:del w:id="1839" w:author="lhc1990" w:date="2016-05-19T14:06:00Z">
              <w:r w:rsidDel="00D5233B">
                <w:rPr>
                  <w:rFonts w:hint="eastAsia"/>
                </w:rPr>
                <w:delText>5</w:delText>
              </w:r>
            </w:del>
          </w:p>
        </w:tc>
        <w:tc>
          <w:tcPr>
            <w:tcW w:w="1985" w:type="dxa"/>
          </w:tcPr>
          <w:p w14:paraId="6FF6012C" w14:textId="501C6054" w:rsidR="00F76C16" w:rsidDel="00D5233B" w:rsidRDefault="00D952BD">
            <w:pPr>
              <w:keepNext/>
              <w:jc w:val="center"/>
              <w:rPr>
                <w:del w:id="1840" w:author="lhc1990" w:date="2016-05-19T14:06:00Z"/>
              </w:rPr>
              <w:pPrChange w:id="1841" w:author="lhc1990" w:date="2016-05-19T14:06:00Z">
                <w:pPr/>
              </w:pPrChange>
            </w:pPr>
            <w:del w:id="1842" w:author="lhc1990" w:date="2016-05-19T14:06:00Z">
              <w:r w:rsidDel="00D5233B">
                <w:rPr>
                  <w:rFonts w:hint="eastAsia"/>
                </w:rPr>
                <w:delText>削除</w:delText>
              </w:r>
            </w:del>
          </w:p>
        </w:tc>
        <w:tc>
          <w:tcPr>
            <w:tcW w:w="6042" w:type="dxa"/>
          </w:tcPr>
          <w:p w14:paraId="4B97D93D" w14:textId="5E805BB5" w:rsidR="00F76C16" w:rsidDel="00D5233B" w:rsidRDefault="00D952BD">
            <w:pPr>
              <w:keepNext/>
              <w:jc w:val="center"/>
              <w:rPr>
                <w:del w:id="1843" w:author="lhc1990" w:date="2016-05-19T14:06:00Z"/>
              </w:rPr>
              <w:pPrChange w:id="1844" w:author="lhc1990" w:date="2016-05-19T14:06:00Z">
                <w:pPr/>
              </w:pPrChange>
            </w:pPr>
            <w:del w:id="1845" w:author="lhc1990" w:date="2016-05-19T14:06:00Z">
              <w:r w:rsidRPr="005716A0" w:rsidDel="00D5233B">
                <w:delText>IntegrationTestApp1_1</w:delText>
              </w:r>
              <w:r w:rsidDel="00D5233B">
                <w:rPr>
                  <w:rFonts w:hint="eastAsia"/>
                </w:rPr>
                <w:delText>と同じです。</w:delText>
              </w:r>
              <w:r w:rsidDel="00D5233B">
                <w:fldChar w:fldCharType="begin"/>
              </w:r>
              <w:r w:rsidDel="00D5233B">
                <w:delInstrText xml:space="preserve"> </w:delInstrText>
              </w:r>
              <w:r w:rsidDel="00D5233B">
                <w:rPr>
                  <w:rFonts w:hint="eastAsia"/>
                </w:rPr>
                <w:delInstrText>REF _Ref416099560 \h</w:delInstrText>
              </w:r>
              <w:r w:rsidDel="00D5233B">
                <w:delInstrText xml:space="preserve"> </w:delInstrText>
              </w:r>
              <w:r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11</w:delText>
              </w:r>
              <w:r w:rsidDel="00D5233B">
                <w:fldChar w:fldCharType="end"/>
              </w:r>
              <w:r w:rsidDel="00D5233B">
                <w:rPr>
                  <w:rFonts w:hint="eastAsia"/>
                </w:rPr>
                <w:delText>参照。</w:delText>
              </w:r>
            </w:del>
          </w:p>
        </w:tc>
      </w:tr>
      <w:tr w:rsidR="00F76C16" w:rsidDel="00D5233B" w14:paraId="57FB6514" w14:textId="6B8322AD" w:rsidTr="00F76C16">
        <w:trPr>
          <w:del w:id="1846" w:author="lhc1990" w:date="2016-05-19T14:06:00Z"/>
        </w:trPr>
        <w:tc>
          <w:tcPr>
            <w:tcW w:w="675" w:type="dxa"/>
          </w:tcPr>
          <w:p w14:paraId="1265F617" w14:textId="665B9472" w:rsidR="00F76C16" w:rsidDel="00D5233B" w:rsidRDefault="00A92EE6">
            <w:pPr>
              <w:keepNext/>
              <w:jc w:val="center"/>
              <w:rPr>
                <w:del w:id="1847" w:author="lhc1990" w:date="2016-05-19T14:06:00Z"/>
              </w:rPr>
              <w:pPrChange w:id="1848" w:author="lhc1990" w:date="2016-05-19T14:06:00Z">
                <w:pPr/>
              </w:pPrChange>
            </w:pPr>
            <w:del w:id="1849" w:author="lhc1990" w:date="2016-05-19T14:06:00Z">
              <w:r w:rsidDel="00D5233B">
                <w:rPr>
                  <w:rFonts w:hint="eastAsia"/>
                </w:rPr>
                <w:delText>6</w:delText>
              </w:r>
            </w:del>
          </w:p>
        </w:tc>
        <w:tc>
          <w:tcPr>
            <w:tcW w:w="1985" w:type="dxa"/>
          </w:tcPr>
          <w:p w14:paraId="6C9E7DAF" w14:textId="4DA12A84" w:rsidR="00F76C16" w:rsidDel="00D5233B" w:rsidRDefault="00E14173">
            <w:pPr>
              <w:keepNext/>
              <w:jc w:val="center"/>
              <w:rPr>
                <w:del w:id="1850" w:author="lhc1990" w:date="2016-05-19T14:06:00Z"/>
              </w:rPr>
              <w:pPrChange w:id="1851" w:author="lhc1990" w:date="2016-05-19T14:06:00Z">
                <w:pPr/>
              </w:pPrChange>
            </w:pPr>
            <w:del w:id="1852" w:author="lhc1990" w:date="2016-05-19T14:06:00Z">
              <w:r w:rsidDel="00D5233B">
                <w:rPr>
                  <w:rFonts w:hint="eastAsia"/>
                </w:rPr>
                <w:delText>現在のパスワード</w:delText>
              </w:r>
            </w:del>
          </w:p>
        </w:tc>
        <w:tc>
          <w:tcPr>
            <w:tcW w:w="6042" w:type="dxa"/>
          </w:tcPr>
          <w:p w14:paraId="17489EA9" w14:textId="29F307E8" w:rsidR="00F76C16" w:rsidDel="00D5233B" w:rsidRDefault="00E14173">
            <w:pPr>
              <w:keepNext/>
              <w:jc w:val="center"/>
              <w:rPr>
                <w:del w:id="1853" w:author="lhc1990" w:date="2016-05-19T14:06:00Z"/>
              </w:rPr>
              <w:pPrChange w:id="1854" w:author="lhc1990" w:date="2016-05-19T14:06:00Z">
                <w:pPr/>
              </w:pPrChange>
            </w:pPr>
            <w:del w:id="1855" w:author="lhc1990" w:date="2016-05-19T14:06:00Z">
              <w:r w:rsidDel="00D5233B">
                <w:rPr>
                  <w:rFonts w:hint="eastAsia"/>
                </w:rPr>
                <w:delText>ラジオボタンで、利用するパスワードを指定できます。</w:delText>
              </w:r>
              <w:r w:rsidR="00A92EE6" w:rsidDel="00D5233B">
                <w:rPr>
                  <w:rFonts w:hint="eastAsia"/>
                </w:rPr>
                <w:delText>パスワードの変更の反映には、</w:delText>
              </w:r>
              <w:r w:rsidR="00D00650" w:rsidDel="00D5233B">
                <w:rPr>
                  <w:rFonts w:hint="eastAsia"/>
                </w:rPr>
                <w:delText>No.7</w:delText>
              </w:r>
              <w:r w:rsidR="00D00650" w:rsidDel="00D5233B">
                <w:rPr>
                  <w:rFonts w:hint="eastAsia"/>
                </w:rPr>
                <w:delText>のボタンでクローズし、</w:delText>
              </w:r>
              <w:r w:rsidR="00D00650" w:rsidDel="00D5233B">
                <w:rPr>
                  <w:rFonts w:hint="eastAsia"/>
                </w:rPr>
                <w:delText>No.1</w:delText>
              </w:r>
              <w:r w:rsidR="00D00650" w:rsidDel="00D5233B">
                <w:rPr>
                  <w:rFonts w:hint="eastAsia"/>
                </w:rPr>
                <w:delText>のボタンでオープンする必要があります。</w:delText>
              </w:r>
            </w:del>
          </w:p>
        </w:tc>
      </w:tr>
      <w:tr w:rsidR="00F76C16" w:rsidDel="00D5233B" w14:paraId="5F6E6B61" w14:textId="1A64F667" w:rsidTr="00F76C16">
        <w:trPr>
          <w:del w:id="1856" w:author="lhc1990" w:date="2016-05-19T14:06:00Z"/>
        </w:trPr>
        <w:tc>
          <w:tcPr>
            <w:tcW w:w="675" w:type="dxa"/>
          </w:tcPr>
          <w:p w14:paraId="62618622" w14:textId="52A5269E" w:rsidR="00F76C16" w:rsidDel="00D5233B" w:rsidRDefault="00A92EE6">
            <w:pPr>
              <w:keepNext/>
              <w:jc w:val="center"/>
              <w:rPr>
                <w:del w:id="1857" w:author="lhc1990" w:date="2016-05-19T14:06:00Z"/>
              </w:rPr>
              <w:pPrChange w:id="1858" w:author="lhc1990" w:date="2016-05-19T14:06:00Z">
                <w:pPr/>
              </w:pPrChange>
            </w:pPr>
            <w:del w:id="1859" w:author="lhc1990" w:date="2016-05-19T14:06:00Z">
              <w:r w:rsidDel="00D5233B">
                <w:rPr>
                  <w:rFonts w:hint="eastAsia"/>
                </w:rPr>
                <w:delText>7</w:delText>
              </w:r>
            </w:del>
          </w:p>
        </w:tc>
        <w:tc>
          <w:tcPr>
            <w:tcW w:w="1985" w:type="dxa"/>
          </w:tcPr>
          <w:p w14:paraId="5263A655" w14:textId="752DAEFD" w:rsidR="00F76C16" w:rsidDel="00D5233B" w:rsidRDefault="00A92EE6">
            <w:pPr>
              <w:keepNext/>
              <w:jc w:val="center"/>
              <w:rPr>
                <w:del w:id="1860" w:author="lhc1990" w:date="2016-05-19T14:06:00Z"/>
              </w:rPr>
              <w:pPrChange w:id="1861" w:author="lhc1990" w:date="2016-05-19T14:06:00Z">
                <w:pPr/>
              </w:pPrChange>
            </w:pPr>
            <w:del w:id="1862" w:author="lhc1990" w:date="2016-05-19T14:06:00Z">
              <w:r w:rsidDel="00D5233B">
                <w:rPr>
                  <w:rFonts w:hint="eastAsia"/>
                </w:rPr>
                <w:delText>クローズ</w:delText>
              </w:r>
              <w:r w:rsidDel="00D5233B">
                <w:rPr>
                  <w:rFonts w:hint="eastAsia"/>
                </w:rPr>
                <w:delText>/</w:delText>
              </w:r>
              <w:r w:rsidDel="00D5233B">
                <w:rPr>
                  <w:rFonts w:hint="eastAsia"/>
                </w:rPr>
                <w:delText>パスワード変更</w:delText>
              </w:r>
            </w:del>
          </w:p>
        </w:tc>
        <w:tc>
          <w:tcPr>
            <w:tcW w:w="6042" w:type="dxa"/>
          </w:tcPr>
          <w:p w14:paraId="53F0FEDE" w14:textId="409B219A" w:rsidR="00F76C16" w:rsidDel="00D5233B" w:rsidRDefault="006C258E">
            <w:pPr>
              <w:keepNext/>
              <w:jc w:val="center"/>
              <w:rPr>
                <w:del w:id="1863" w:author="lhc1990" w:date="2016-05-19T14:06:00Z"/>
              </w:rPr>
              <w:pPrChange w:id="1864" w:author="lhc1990" w:date="2016-05-19T14:06:00Z">
                <w:pPr/>
              </w:pPrChange>
            </w:pPr>
            <w:del w:id="1865" w:author="lhc1990" w:date="2016-05-19T14:06:00Z">
              <w:r w:rsidDel="00D5233B">
                <w:rPr>
                  <w:rFonts w:hint="eastAsia"/>
                </w:rPr>
                <w:delText>DB</w:delText>
              </w:r>
              <w:r w:rsidDel="00D5233B">
                <w:rPr>
                  <w:rFonts w:hint="eastAsia"/>
                </w:rPr>
                <w:delText>をクローズします。パスワード変更するときなどに利用します。</w:delText>
              </w:r>
              <w:r w:rsidR="00657541" w:rsidDel="00D5233B">
                <w:rPr>
                  <w:rFonts w:hint="eastAsia"/>
                </w:rPr>
                <w:delText>パスワード変更の手順は、</w:delText>
              </w:r>
              <w:r w:rsidR="00657541" w:rsidDel="00D5233B">
                <w:rPr>
                  <w:rFonts w:hint="eastAsia"/>
                </w:rPr>
                <w:delText>No.6</w:delText>
              </w:r>
              <w:r w:rsidR="00657541" w:rsidDel="00D5233B">
                <w:rPr>
                  <w:rFonts w:hint="eastAsia"/>
                </w:rPr>
                <w:delText>でラジオボタンの指定を変更した後、</w:delText>
              </w:r>
              <w:r w:rsidR="00657541" w:rsidDel="00D5233B">
                <w:rPr>
                  <w:rFonts w:hint="eastAsia"/>
                </w:rPr>
                <w:delText>No.7</w:delText>
              </w:r>
              <w:r w:rsidR="00657541" w:rsidDel="00D5233B">
                <w:rPr>
                  <w:rFonts w:hint="eastAsia"/>
                </w:rPr>
                <w:delText>のボタンを</w:delText>
              </w:r>
              <w:r w:rsidR="0070155F" w:rsidDel="00D5233B">
                <w:rPr>
                  <w:rFonts w:hint="eastAsia"/>
                </w:rPr>
                <w:delText>タップ</w:delText>
              </w:r>
              <w:r w:rsidR="00657541" w:rsidDel="00D5233B">
                <w:rPr>
                  <w:rFonts w:hint="eastAsia"/>
                </w:rPr>
                <w:delText>します。</w:delText>
              </w:r>
            </w:del>
          </w:p>
        </w:tc>
      </w:tr>
      <w:tr w:rsidR="00A92EE6" w:rsidDel="00D5233B" w14:paraId="5BD009B2" w14:textId="1A872803" w:rsidTr="00F76C16">
        <w:trPr>
          <w:del w:id="1866" w:author="lhc1990" w:date="2016-05-19T14:06:00Z"/>
        </w:trPr>
        <w:tc>
          <w:tcPr>
            <w:tcW w:w="675" w:type="dxa"/>
          </w:tcPr>
          <w:p w14:paraId="2A1A5530" w14:textId="6E0066BE" w:rsidR="00A92EE6" w:rsidDel="00D5233B" w:rsidRDefault="00A92EE6">
            <w:pPr>
              <w:keepNext/>
              <w:jc w:val="center"/>
              <w:rPr>
                <w:del w:id="1867" w:author="lhc1990" w:date="2016-05-19T14:06:00Z"/>
              </w:rPr>
              <w:pPrChange w:id="1868" w:author="lhc1990" w:date="2016-05-19T14:06:00Z">
                <w:pPr/>
              </w:pPrChange>
            </w:pPr>
            <w:del w:id="1869" w:author="lhc1990" w:date="2016-05-19T14:06:00Z">
              <w:r w:rsidDel="00D5233B">
                <w:rPr>
                  <w:rFonts w:hint="eastAsia"/>
                </w:rPr>
                <w:delText>8</w:delText>
              </w:r>
            </w:del>
          </w:p>
        </w:tc>
        <w:tc>
          <w:tcPr>
            <w:tcW w:w="1985" w:type="dxa"/>
          </w:tcPr>
          <w:p w14:paraId="4F42C9F5" w14:textId="60314210" w:rsidR="00A92EE6" w:rsidDel="00D5233B" w:rsidRDefault="00A92EE6">
            <w:pPr>
              <w:keepNext/>
              <w:jc w:val="center"/>
              <w:rPr>
                <w:del w:id="1870" w:author="lhc1990" w:date="2016-05-19T14:06:00Z"/>
              </w:rPr>
              <w:pPrChange w:id="1871" w:author="lhc1990" w:date="2016-05-19T14:06:00Z">
                <w:pPr/>
              </w:pPrChange>
            </w:pPr>
            <w:del w:id="1872" w:author="lhc1990" w:date="2016-05-19T14:06:00Z">
              <w:r w:rsidDel="00D5233B">
                <w:rPr>
                  <w:rFonts w:hint="eastAsia"/>
                </w:rPr>
                <w:delText>ファイル削除</w:delText>
              </w:r>
            </w:del>
          </w:p>
        </w:tc>
        <w:tc>
          <w:tcPr>
            <w:tcW w:w="6042" w:type="dxa"/>
          </w:tcPr>
          <w:p w14:paraId="504AACB2" w14:textId="50BDC04D" w:rsidR="00A92EE6" w:rsidDel="00D5233B" w:rsidRDefault="00365CE6">
            <w:pPr>
              <w:keepNext/>
              <w:jc w:val="center"/>
              <w:rPr>
                <w:del w:id="1873" w:author="lhc1990" w:date="2016-05-19T14:06:00Z"/>
              </w:rPr>
              <w:pPrChange w:id="1874" w:author="lhc1990" w:date="2016-05-19T14:06:00Z">
                <w:pPr/>
              </w:pPrChange>
            </w:pPr>
            <w:del w:id="1875" w:author="lhc1990" w:date="2016-05-19T14:06:00Z">
              <w:r w:rsidDel="00D5233B">
                <w:rPr>
                  <w:rFonts w:hint="eastAsia"/>
                </w:rPr>
                <w:delText>データベースファイルを削除します。</w:delText>
              </w:r>
              <w:r w:rsidR="006D6996" w:rsidDel="00D5233B">
                <w:rPr>
                  <w:rFonts w:hint="eastAsia"/>
                </w:rPr>
                <w:delText>暗号化したパスワードを別のパスワードで開こうとすると、画面上に「</w:delText>
              </w:r>
              <w:r w:rsidR="006D6996" w:rsidDel="00D5233B">
                <w:rPr>
                  <w:rFonts w:hint="eastAsia"/>
                </w:rPr>
                <w:delText>file is encrypted or is not a database</w:delText>
              </w:r>
              <w:r w:rsidR="006D6996" w:rsidDel="00D5233B">
                <w:rPr>
                  <w:rFonts w:hint="eastAsia"/>
                </w:rPr>
                <w:delText>」というエラーメッセージが表示されます。</w:delText>
              </w:r>
              <w:r w:rsidR="00A425F2" w:rsidDel="00D5233B">
                <w:rPr>
                  <w:rFonts w:hint="eastAsia"/>
                </w:rPr>
                <w:delText>その場合、</w:delText>
              </w:r>
              <w:r w:rsidR="00A65B1B" w:rsidDel="00D5233B">
                <w:rPr>
                  <w:rFonts w:hint="eastAsia"/>
                </w:rPr>
                <w:delText>ファイル削除した後、</w:delText>
              </w:r>
              <w:r w:rsidR="00A65B1B" w:rsidDel="00D5233B">
                <w:rPr>
                  <w:rFonts w:hint="eastAsia"/>
                </w:rPr>
                <w:delText>No.1</w:delText>
              </w:r>
              <w:r w:rsidR="00A65B1B" w:rsidDel="00D5233B">
                <w:rPr>
                  <w:rFonts w:hint="eastAsia"/>
                </w:rPr>
                <w:delText>のボタンでオープンすれば、再度アプリの利用を継続できます。</w:delText>
              </w:r>
            </w:del>
          </w:p>
        </w:tc>
      </w:tr>
    </w:tbl>
    <w:p w14:paraId="7C232395" w14:textId="4E16ACFE" w:rsidR="00F76C16" w:rsidDel="00D5233B" w:rsidRDefault="00F76C16">
      <w:pPr>
        <w:keepNext/>
        <w:jc w:val="center"/>
        <w:rPr>
          <w:del w:id="1876" w:author="lhc1990" w:date="2016-05-19T14:06:00Z"/>
        </w:rPr>
        <w:pPrChange w:id="1877" w:author="lhc1990" w:date="2016-05-19T14:06:00Z">
          <w:pPr/>
        </w:pPrChange>
      </w:pPr>
    </w:p>
    <w:p w14:paraId="0FB8728A" w14:textId="6BECFA04" w:rsidR="00906F65" w:rsidDel="00D5233B" w:rsidRDefault="00906F65">
      <w:pPr>
        <w:pStyle w:val="ListParagraph"/>
        <w:keepNext/>
        <w:numPr>
          <w:ilvl w:val="0"/>
          <w:numId w:val="34"/>
        </w:numPr>
        <w:ind w:leftChars="0"/>
        <w:jc w:val="center"/>
        <w:rPr>
          <w:del w:id="1878" w:author="lhc1990" w:date="2016-05-19T14:06:00Z"/>
        </w:rPr>
        <w:pPrChange w:id="1879" w:author="lhc1990" w:date="2016-05-19T14:06:00Z">
          <w:pPr>
            <w:pStyle w:val="ListParagraph"/>
            <w:numPr>
              <w:numId w:val="34"/>
            </w:numPr>
            <w:ind w:leftChars="0" w:left="420" w:hanging="420"/>
          </w:pPr>
        </w:pPrChange>
      </w:pPr>
      <w:del w:id="1880" w:author="lhc1990" w:date="2016-05-19T14:06:00Z">
        <w:r w:rsidDel="00D5233B">
          <w:rPr>
            <w:rFonts w:hint="eastAsia"/>
          </w:rPr>
          <w:delText>試験の手順</w:delText>
        </w:r>
      </w:del>
    </w:p>
    <w:p w14:paraId="5E0E358A" w14:textId="2C8C0D0D" w:rsidR="00906F65" w:rsidDel="00D5233B" w:rsidRDefault="006E17DA">
      <w:pPr>
        <w:pStyle w:val="ListParagraph"/>
        <w:keepNext/>
        <w:ind w:leftChars="0" w:left="420" w:firstLineChars="50" w:firstLine="105"/>
        <w:jc w:val="center"/>
        <w:rPr>
          <w:del w:id="1881" w:author="lhc1990" w:date="2016-05-19T14:06:00Z"/>
        </w:rPr>
        <w:pPrChange w:id="1882" w:author="lhc1990" w:date="2016-05-19T14:06:00Z">
          <w:pPr>
            <w:pStyle w:val="ListParagraph"/>
            <w:ind w:leftChars="0" w:left="420" w:firstLineChars="50" w:firstLine="105"/>
          </w:pPr>
        </w:pPrChange>
      </w:pPr>
      <w:del w:id="1883" w:author="lhc1990" w:date="2016-05-19T14:06:00Z">
        <w:r w:rsidDel="00D5233B">
          <w:rPr>
            <w:rFonts w:hint="eastAsia"/>
          </w:rPr>
          <w:delText>試験仕様書の通り実施して</w:delText>
        </w:r>
        <w:r w:rsidR="00E726CE" w:rsidDel="00D5233B">
          <w:rPr>
            <w:rFonts w:hint="eastAsia"/>
          </w:rPr>
          <w:delText>下さい</w:delText>
        </w:r>
        <w:r w:rsidDel="00D5233B">
          <w:rPr>
            <w:rFonts w:hint="eastAsia"/>
          </w:rPr>
          <w:delText>。</w:delText>
        </w:r>
        <w:r w:rsidR="00804110" w:rsidDel="00D5233B">
          <w:rPr>
            <w:rFonts w:hint="eastAsia"/>
          </w:rPr>
          <w:delText>難しくないので説明を省きます。ただし、</w:delText>
        </w:r>
        <w:r w:rsidR="00BE648D" w:rsidDel="00D5233B">
          <w:fldChar w:fldCharType="begin"/>
        </w:r>
        <w:r w:rsidR="00BE648D" w:rsidDel="00D5233B">
          <w:delInstrText xml:space="preserve"> </w:delInstrText>
        </w:r>
        <w:r w:rsidR="00BE648D" w:rsidDel="00D5233B">
          <w:rPr>
            <w:rFonts w:hint="eastAsia"/>
          </w:rPr>
          <w:delInstrText>REF _Ref416968054 \h</w:delInstrText>
        </w:r>
        <w:r w:rsidR="00BE648D" w:rsidDel="00D5233B">
          <w:delInstrText xml:space="preserve"> </w:delInstrText>
        </w:r>
        <w:r w:rsidR="00BE648D"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14</w:delText>
        </w:r>
        <w:r w:rsidR="00BE648D" w:rsidDel="00D5233B">
          <w:fldChar w:fldCharType="end"/>
        </w:r>
        <w:r w:rsidR="00BE648D" w:rsidDel="00D5233B">
          <w:rPr>
            <w:rFonts w:hint="eastAsia"/>
          </w:rPr>
          <w:delText>の「現在のパスワード【</w:delText>
        </w:r>
        <w:r w:rsidR="00BE648D" w:rsidDel="00D5233B">
          <w:rPr>
            <w:rFonts w:hint="eastAsia"/>
          </w:rPr>
          <w:delText>dbpass</w:delText>
        </w:r>
        <w:r w:rsidR="00BE648D" w:rsidDel="00D5233B">
          <w:rPr>
            <w:rFonts w:hint="eastAsia"/>
          </w:rPr>
          <w:delText>】」</w:delText>
        </w:r>
        <w:r w:rsidR="00A93F0E" w:rsidDel="00D5233B">
          <w:rPr>
            <w:rFonts w:hint="eastAsia"/>
          </w:rPr>
          <w:delText>のように画面上に現在のパスワードが表示されますので、</w:delText>
        </w:r>
        <w:r w:rsidR="00C85FCE" w:rsidDel="00D5233B">
          <w:rPr>
            <w:rFonts w:hint="eastAsia"/>
          </w:rPr>
          <w:delText>意図し</w:delText>
        </w:r>
        <w:r w:rsidR="00216687" w:rsidDel="00D5233B">
          <w:rPr>
            <w:rFonts w:hint="eastAsia"/>
          </w:rPr>
          <w:delText>ている</w:delText>
        </w:r>
        <w:r w:rsidR="00804110" w:rsidDel="00D5233B">
          <w:rPr>
            <w:rFonts w:hint="eastAsia"/>
          </w:rPr>
          <w:delText>パスワードで操作できていること</w:delText>
        </w:r>
        <w:r w:rsidR="00A93F0E" w:rsidDel="00D5233B">
          <w:rPr>
            <w:rFonts w:hint="eastAsia"/>
          </w:rPr>
          <w:delText>を確認しながら実施して</w:delText>
        </w:r>
        <w:r w:rsidR="00E726CE" w:rsidDel="00D5233B">
          <w:rPr>
            <w:rFonts w:hint="eastAsia"/>
          </w:rPr>
          <w:delText>下さい</w:delText>
        </w:r>
        <w:r w:rsidR="009521C6" w:rsidDel="00D5233B">
          <w:rPr>
            <w:rFonts w:hint="eastAsia"/>
          </w:rPr>
          <w:delText>。</w:delText>
        </w:r>
      </w:del>
    </w:p>
    <w:p w14:paraId="407798BF" w14:textId="33E0FC6B" w:rsidR="00906F65" w:rsidDel="00D5233B" w:rsidRDefault="00906F65">
      <w:pPr>
        <w:pStyle w:val="ListParagraph"/>
        <w:keepNext/>
        <w:numPr>
          <w:ilvl w:val="0"/>
          <w:numId w:val="34"/>
        </w:numPr>
        <w:ind w:leftChars="0"/>
        <w:jc w:val="center"/>
        <w:rPr>
          <w:del w:id="1884" w:author="lhc1990" w:date="2016-05-19T14:06:00Z"/>
        </w:rPr>
        <w:pPrChange w:id="1885" w:author="lhc1990" w:date="2016-05-19T14:06:00Z">
          <w:pPr>
            <w:pStyle w:val="ListParagraph"/>
            <w:numPr>
              <w:numId w:val="34"/>
            </w:numPr>
            <w:ind w:leftChars="0" w:left="420" w:hanging="420"/>
          </w:pPr>
        </w:pPrChange>
      </w:pPr>
      <w:del w:id="1886" w:author="lhc1990" w:date="2016-05-19T14:06:00Z">
        <w:r w:rsidDel="00D5233B">
          <w:rPr>
            <w:rFonts w:hint="eastAsia"/>
          </w:rPr>
          <w:delText>備考</w:delText>
        </w:r>
      </w:del>
    </w:p>
    <w:p w14:paraId="472BA4F0" w14:textId="53F50BEE" w:rsidR="00906F65" w:rsidDel="00D5233B" w:rsidRDefault="00B439D3">
      <w:pPr>
        <w:pStyle w:val="ListParagraph"/>
        <w:keepNext/>
        <w:ind w:leftChars="0" w:left="420" w:firstLineChars="50" w:firstLine="105"/>
        <w:jc w:val="center"/>
        <w:rPr>
          <w:del w:id="1887" w:author="lhc1990" w:date="2016-05-19T14:06:00Z"/>
        </w:rPr>
        <w:pPrChange w:id="1888" w:author="lhc1990" w:date="2016-05-19T14:06:00Z">
          <w:pPr>
            <w:pStyle w:val="ListParagraph"/>
            <w:ind w:leftChars="0" w:left="420" w:firstLineChars="50" w:firstLine="105"/>
          </w:pPr>
        </w:pPrChange>
      </w:pPr>
      <w:del w:id="1889" w:author="lhc1990" w:date="2016-05-19T14:06:00Z">
        <w:r w:rsidDel="00D5233B">
          <w:rPr>
            <w:rFonts w:hint="eastAsia"/>
          </w:rPr>
          <w:delText>CrypgetSQL</w:delText>
        </w:r>
        <w:r w:rsidDel="00D5233B">
          <w:rPr>
            <w:rFonts w:hint="eastAsia"/>
          </w:rPr>
          <w:delText>では、</w:delText>
        </w:r>
        <w:r w:rsidR="00906F65" w:rsidDel="00D5233B">
          <w:rPr>
            <w:rFonts w:hint="eastAsia"/>
          </w:rPr>
          <w:delText>パスワード</w:delText>
        </w:r>
        <w:r w:rsidR="00906F65" w:rsidDel="00D5233B">
          <w:delText>””</w:delText>
        </w:r>
        <w:r w:rsidR="00906F65" w:rsidDel="00D5233B">
          <w:rPr>
            <w:rFonts w:hint="eastAsia"/>
          </w:rPr>
          <w:delText>(</w:delText>
        </w:r>
        <w:r w:rsidR="00906F65" w:rsidDel="00D5233B">
          <w:rPr>
            <w:rFonts w:hint="eastAsia"/>
          </w:rPr>
          <w:delText>空文字列</w:delText>
        </w:r>
        <w:r w:rsidR="00906F65" w:rsidDel="00D5233B">
          <w:rPr>
            <w:rFonts w:hint="eastAsia"/>
          </w:rPr>
          <w:delText>)</w:delText>
        </w:r>
        <w:r w:rsidR="00906F65" w:rsidDel="00D5233B">
          <w:rPr>
            <w:rFonts w:hint="eastAsia"/>
          </w:rPr>
          <w:delText>と</w:delText>
        </w:r>
        <w:r w:rsidR="00906F65" w:rsidDel="00D5233B">
          <w:rPr>
            <w:rFonts w:hint="eastAsia"/>
          </w:rPr>
          <w:delText>null</w:delText>
        </w:r>
        <w:r w:rsidR="00906F65" w:rsidDel="00D5233B">
          <w:rPr>
            <w:rFonts w:hint="eastAsia"/>
          </w:rPr>
          <w:delText>が同じ</w:delText>
        </w:r>
        <w:r w:rsidR="00E10B0E" w:rsidDel="00D5233B">
          <w:rPr>
            <w:rFonts w:hint="eastAsia"/>
          </w:rPr>
          <w:delText>扱い</w:delText>
        </w:r>
        <w:r w:rsidR="00906F65" w:rsidDel="00D5233B">
          <w:rPr>
            <w:rFonts w:hint="eastAsia"/>
          </w:rPr>
          <w:delText>になります。そのため、試験番号</w:delText>
        </w:r>
        <w:r w:rsidR="00906F65" w:rsidDel="00D5233B">
          <w:rPr>
            <w:rFonts w:hint="eastAsia"/>
          </w:rPr>
          <w:delText>6.1.7</w:delText>
        </w:r>
        <w:r w:rsidR="00906F65" w:rsidDel="00D5233B">
          <w:rPr>
            <w:rFonts w:hint="eastAsia"/>
          </w:rPr>
          <w:delText>はエラーが発生しません。</w:delText>
        </w:r>
      </w:del>
    </w:p>
    <w:p w14:paraId="59167885" w14:textId="2B6EAF89" w:rsidR="00F6795C" w:rsidDel="00D5233B" w:rsidRDefault="00F6795C">
      <w:pPr>
        <w:pStyle w:val="ListParagraph"/>
        <w:keepNext/>
        <w:ind w:leftChars="0" w:left="420"/>
        <w:jc w:val="center"/>
        <w:rPr>
          <w:del w:id="1890" w:author="lhc1990" w:date="2016-05-19T14:06:00Z"/>
        </w:rPr>
        <w:pPrChange w:id="1891" w:author="lhc1990" w:date="2016-05-19T14:06:00Z">
          <w:pPr>
            <w:pStyle w:val="ListParagraph"/>
            <w:ind w:leftChars="0" w:left="420"/>
          </w:pPr>
        </w:pPrChange>
      </w:pPr>
      <w:del w:id="1892" w:author="lhc1990" w:date="2016-05-19T14:06:00Z">
        <w:r w:rsidDel="00D5233B">
          <w:rPr>
            <w:rFonts w:hint="eastAsia"/>
          </w:rPr>
          <w:delText>なお、データベースを作成したときのパスワードと、読み込むときに設定したパスワードが異なる場合は、「</w:delText>
        </w:r>
        <w:r w:rsidRPr="007A716B" w:rsidDel="00D5233B">
          <w:delText>file is encrypted or is not a database</w:delText>
        </w:r>
        <w:r w:rsidDel="00D5233B">
          <w:rPr>
            <w:rFonts w:hint="eastAsia"/>
          </w:rPr>
          <w:delText>」が画面に表示されます。</w:delText>
        </w:r>
      </w:del>
    </w:p>
    <w:p w14:paraId="0E8B6458" w14:textId="5050D97C" w:rsidR="00906F65" w:rsidRPr="00906F65" w:rsidDel="00D5233B" w:rsidRDefault="00906F65">
      <w:pPr>
        <w:keepNext/>
        <w:jc w:val="center"/>
        <w:rPr>
          <w:del w:id="1893" w:author="lhc1990" w:date="2016-05-19T14:06:00Z"/>
        </w:rPr>
        <w:pPrChange w:id="1894" w:author="lhc1990" w:date="2016-05-19T14:06:00Z">
          <w:pPr/>
        </w:pPrChange>
      </w:pPr>
    </w:p>
    <w:p w14:paraId="1583127F" w14:textId="48B44529" w:rsidR="00906F65" w:rsidRPr="006272E2" w:rsidDel="00D5233B" w:rsidRDefault="00906F65">
      <w:pPr>
        <w:keepNext/>
        <w:jc w:val="center"/>
        <w:rPr>
          <w:del w:id="1895" w:author="lhc1990" w:date="2016-05-19T14:06:00Z"/>
        </w:rPr>
        <w:pPrChange w:id="1896" w:author="lhc1990" w:date="2016-05-19T14:06:00Z">
          <w:pPr/>
        </w:pPrChange>
      </w:pPr>
    </w:p>
    <w:p w14:paraId="6B19046F" w14:textId="66E63A7B" w:rsidR="00E111A1" w:rsidDel="00D5233B" w:rsidRDefault="00E111A1">
      <w:pPr>
        <w:pStyle w:val="Heading3"/>
        <w:numPr>
          <w:ilvl w:val="2"/>
          <w:numId w:val="7"/>
        </w:numPr>
        <w:ind w:leftChars="0"/>
        <w:jc w:val="center"/>
        <w:rPr>
          <w:del w:id="1897" w:author="lhc1990" w:date="2016-05-19T14:06:00Z"/>
        </w:rPr>
        <w:pPrChange w:id="1898" w:author="lhc1990" w:date="2016-05-19T14:06:00Z">
          <w:pPr>
            <w:pStyle w:val="Heading3"/>
            <w:numPr>
              <w:ilvl w:val="2"/>
              <w:numId w:val="7"/>
            </w:numPr>
            <w:ind w:leftChars="0" w:left="709" w:hanging="709"/>
          </w:pPr>
        </w:pPrChange>
      </w:pPr>
      <w:del w:id="1899" w:author="lhc1990" w:date="2016-05-19T14:06:00Z">
        <w:r w:rsidDel="00D5233B">
          <w:rPr>
            <w:rFonts w:hint="eastAsia"/>
          </w:rPr>
          <w:delText>試験番号</w:delText>
        </w:r>
        <w:r w:rsidDel="00D5233B">
          <w:rPr>
            <w:rFonts w:hint="eastAsia"/>
          </w:rPr>
          <w:delText>7 .X</w:delText>
        </w:r>
      </w:del>
    </w:p>
    <w:p w14:paraId="42EC33F9" w14:textId="780BD698" w:rsidR="00A001EA" w:rsidDel="00D5233B" w:rsidRDefault="00527B8D">
      <w:pPr>
        <w:pStyle w:val="ListParagraph"/>
        <w:keepNext/>
        <w:numPr>
          <w:ilvl w:val="0"/>
          <w:numId w:val="27"/>
        </w:numPr>
        <w:ind w:leftChars="0"/>
        <w:jc w:val="center"/>
        <w:rPr>
          <w:del w:id="1900" w:author="lhc1990" w:date="2016-05-19T14:06:00Z"/>
        </w:rPr>
        <w:pPrChange w:id="1901" w:author="lhc1990" w:date="2016-05-19T14:06:00Z">
          <w:pPr>
            <w:pStyle w:val="ListParagraph"/>
            <w:numPr>
              <w:numId w:val="27"/>
            </w:numPr>
            <w:ind w:leftChars="0" w:left="420" w:hanging="420"/>
          </w:pPr>
        </w:pPrChange>
      </w:pPr>
      <w:del w:id="1902" w:author="lhc1990" w:date="2016-05-19T14:06:00Z">
        <w:r w:rsidDel="00D5233B">
          <w:rPr>
            <w:rFonts w:hint="eastAsia"/>
          </w:rPr>
          <w:delText>試験の内容</w:delText>
        </w:r>
      </w:del>
    </w:p>
    <w:p w14:paraId="77F4D5F8" w14:textId="1075EC5C" w:rsidR="0084570E" w:rsidDel="00D5233B" w:rsidRDefault="0084570E">
      <w:pPr>
        <w:pStyle w:val="ListParagraph"/>
        <w:keepNext/>
        <w:ind w:leftChars="0" w:left="420" w:firstLineChars="50" w:firstLine="105"/>
        <w:jc w:val="center"/>
        <w:rPr>
          <w:del w:id="1903" w:author="lhc1990" w:date="2016-05-19T14:06:00Z"/>
        </w:rPr>
        <w:pPrChange w:id="1904" w:author="lhc1990" w:date="2016-05-19T14:06:00Z">
          <w:pPr>
            <w:pStyle w:val="ListParagraph"/>
            <w:ind w:leftChars="0" w:left="420" w:firstLineChars="50" w:firstLine="105"/>
          </w:pPr>
        </w:pPrChange>
      </w:pPr>
      <w:del w:id="1905" w:author="lhc1990" w:date="2016-05-19T14:06:00Z">
        <w:r w:rsidDel="00D5233B">
          <w:rPr>
            <w:rFonts w:hint="eastAsia"/>
          </w:rPr>
          <w:delText>CrypgetSQL</w:delText>
        </w:r>
        <w:r w:rsidDel="00D5233B">
          <w:rPr>
            <w:rFonts w:hint="eastAsia"/>
          </w:rPr>
          <w:delText>が作成したデータベースファイルの</w:delText>
        </w:r>
        <w:r w:rsidR="00C82286" w:rsidDel="00D5233B">
          <w:rPr>
            <w:rFonts w:hint="eastAsia"/>
          </w:rPr>
          <w:delText>パーミッション</w:delText>
        </w:r>
        <w:r w:rsidDel="00D5233B">
          <w:rPr>
            <w:rFonts w:hint="eastAsia"/>
          </w:rPr>
          <w:delText>が意図したとおりであることを確認します。</w:delText>
        </w:r>
      </w:del>
    </w:p>
    <w:p w14:paraId="259235D3" w14:textId="757839A6" w:rsidR="00E97BDE" w:rsidDel="00D5233B" w:rsidRDefault="00E97BDE">
      <w:pPr>
        <w:pStyle w:val="ListParagraph"/>
        <w:keepNext/>
        <w:numPr>
          <w:ilvl w:val="0"/>
          <w:numId w:val="27"/>
        </w:numPr>
        <w:ind w:leftChars="0"/>
        <w:jc w:val="center"/>
        <w:rPr>
          <w:del w:id="1906" w:author="lhc1990" w:date="2016-05-19T14:06:00Z"/>
        </w:rPr>
        <w:pPrChange w:id="1907" w:author="lhc1990" w:date="2016-05-19T14:06:00Z">
          <w:pPr>
            <w:pStyle w:val="ListParagraph"/>
            <w:numPr>
              <w:numId w:val="27"/>
            </w:numPr>
            <w:ind w:leftChars="0" w:left="420" w:hanging="420"/>
          </w:pPr>
        </w:pPrChange>
      </w:pPr>
      <w:del w:id="1908" w:author="lhc1990" w:date="2016-05-19T14:06:00Z">
        <w:r w:rsidDel="00D5233B">
          <w:rPr>
            <w:rFonts w:hint="eastAsia"/>
          </w:rPr>
          <w:delText>試験アプリ</w:delText>
        </w:r>
      </w:del>
    </w:p>
    <w:p w14:paraId="5BAA5976" w14:textId="6F8C7B8D" w:rsidR="00E97BDE" w:rsidDel="00D5233B" w:rsidRDefault="00E97BDE">
      <w:pPr>
        <w:pStyle w:val="ListParagraph"/>
        <w:keepNext/>
        <w:ind w:leftChars="0" w:left="420" w:firstLineChars="50" w:firstLine="105"/>
        <w:jc w:val="center"/>
        <w:rPr>
          <w:del w:id="1909" w:author="lhc1990" w:date="2016-05-19T14:06:00Z"/>
        </w:rPr>
        <w:pPrChange w:id="1910" w:author="lhc1990" w:date="2016-05-19T14:06:00Z">
          <w:pPr>
            <w:pStyle w:val="ListParagraph"/>
            <w:ind w:leftChars="0" w:left="420" w:firstLineChars="50" w:firstLine="105"/>
          </w:pPr>
        </w:pPrChange>
      </w:pPr>
      <w:del w:id="1911" w:author="lhc1990" w:date="2016-05-19T14:06:00Z">
        <w:r w:rsidDel="00D5233B">
          <w:rPr>
            <w:rFonts w:hint="eastAsia"/>
          </w:rPr>
          <w:delText>どのアプリケーションでもよいですが、</w:delText>
        </w:r>
        <w:r w:rsidDel="00D5233B">
          <w:rPr>
            <w:rFonts w:hint="eastAsia"/>
          </w:rPr>
          <w:delText>sqlcrypget.db</w:delText>
        </w:r>
        <w:r w:rsidR="00C82286" w:rsidDel="00D5233B">
          <w:rPr>
            <w:rFonts w:hint="eastAsia"/>
          </w:rPr>
          <w:delText>ファイル</w:delText>
        </w:r>
        <w:r w:rsidDel="00D5233B">
          <w:rPr>
            <w:rFonts w:hint="eastAsia"/>
          </w:rPr>
          <w:delText>の</w:delText>
        </w:r>
        <w:r w:rsidR="00C82286" w:rsidDel="00D5233B">
          <w:rPr>
            <w:rFonts w:hint="eastAsia"/>
          </w:rPr>
          <w:delText>パーミッション</w:delText>
        </w:r>
        <w:r w:rsidDel="00D5233B">
          <w:rPr>
            <w:rFonts w:hint="eastAsia"/>
          </w:rPr>
          <w:delText>を確認して</w:delText>
        </w:r>
        <w:r w:rsidR="00E726CE" w:rsidDel="00D5233B">
          <w:rPr>
            <w:rFonts w:hint="eastAsia"/>
          </w:rPr>
          <w:delText>下さい</w:delText>
        </w:r>
        <w:r w:rsidDel="00D5233B">
          <w:rPr>
            <w:rFonts w:hint="eastAsia"/>
          </w:rPr>
          <w:delText>。</w:delText>
        </w:r>
        <w:r w:rsidR="00C82286" w:rsidDel="00D5233B">
          <w:rPr>
            <w:rFonts w:hint="eastAsia"/>
          </w:rPr>
          <w:delText>（</w:delText>
        </w:r>
        <w:r w:rsidDel="00D5233B">
          <w:rPr>
            <w:rFonts w:hint="eastAsia"/>
          </w:rPr>
          <w:delText>他のファイル</w:delText>
        </w:r>
        <w:r w:rsidR="00C82286" w:rsidDel="00D5233B">
          <w:rPr>
            <w:rFonts w:hint="eastAsia"/>
          </w:rPr>
          <w:delText>名</w:delText>
        </w:r>
        <w:r w:rsidDel="00D5233B">
          <w:rPr>
            <w:rFonts w:hint="eastAsia"/>
          </w:rPr>
          <w:delText>、例えば、</w:delText>
        </w:r>
        <w:r w:rsidRPr="005716A0" w:rsidDel="00D5233B">
          <w:delText>IntegrationTestApp1_1</w:delText>
        </w:r>
        <w:r w:rsidDel="00D5233B">
          <w:rPr>
            <w:rFonts w:hint="eastAsia"/>
          </w:rPr>
          <w:delText>における</w:delText>
        </w:r>
        <w:r w:rsidDel="00D5233B">
          <w:rPr>
            <w:rFonts w:hint="eastAsia"/>
          </w:rPr>
          <w:delText>temp.db</w:delText>
        </w:r>
        <w:r w:rsidDel="00D5233B">
          <w:rPr>
            <w:rFonts w:hint="eastAsia"/>
          </w:rPr>
          <w:delText>は、試験番号</w:delText>
        </w:r>
        <w:r w:rsidDel="00D5233B">
          <w:rPr>
            <w:rFonts w:hint="eastAsia"/>
          </w:rPr>
          <w:delText>4.X</w:delText>
        </w:r>
        <w:r w:rsidDel="00D5233B">
          <w:rPr>
            <w:rFonts w:hint="eastAsia"/>
          </w:rPr>
          <w:delText>を実施するためにデータベースファイルの作成方法が異なるので、</w:delText>
        </w:r>
        <w:r w:rsidR="00C82286" w:rsidDel="00D5233B">
          <w:rPr>
            <w:rFonts w:hint="eastAsia"/>
          </w:rPr>
          <w:delText>パーミッション</w:delText>
        </w:r>
        <w:r w:rsidDel="00D5233B">
          <w:rPr>
            <w:rFonts w:hint="eastAsia"/>
          </w:rPr>
          <w:delText>が違います。</w:delText>
        </w:r>
        <w:r w:rsidR="00C82286" w:rsidDel="00D5233B">
          <w:rPr>
            <w:rFonts w:hint="eastAsia"/>
          </w:rPr>
          <w:delText>）</w:delText>
        </w:r>
      </w:del>
    </w:p>
    <w:p w14:paraId="2935967C" w14:textId="165150B2" w:rsidR="00A001EA" w:rsidDel="00D5233B" w:rsidRDefault="00A001EA">
      <w:pPr>
        <w:pStyle w:val="ListParagraph"/>
        <w:keepNext/>
        <w:numPr>
          <w:ilvl w:val="0"/>
          <w:numId w:val="27"/>
        </w:numPr>
        <w:ind w:leftChars="0"/>
        <w:jc w:val="center"/>
        <w:rPr>
          <w:del w:id="1912" w:author="lhc1990" w:date="2016-05-19T14:06:00Z"/>
        </w:rPr>
        <w:pPrChange w:id="1913" w:author="lhc1990" w:date="2016-05-19T14:06:00Z">
          <w:pPr>
            <w:pStyle w:val="ListParagraph"/>
            <w:numPr>
              <w:numId w:val="27"/>
            </w:numPr>
            <w:ind w:leftChars="0" w:left="420" w:hanging="420"/>
          </w:pPr>
        </w:pPrChange>
      </w:pPr>
      <w:del w:id="1914" w:author="lhc1990" w:date="2016-05-19T14:06:00Z">
        <w:r w:rsidDel="00D5233B">
          <w:rPr>
            <w:rFonts w:hint="eastAsia"/>
          </w:rPr>
          <w:delText>試験の手順</w:delText>
        </w:r>
      </w:del>
    </w:p>
    <w:p w14:paraId="39CC1986" w14:textId="003F15C9" w:rsidR="00C7365A" w:rsidDel="00D5233B" w:rsidRDefault="009B2F87">
      <w:pPr>
        <w:pStyle w:val="ListParagraph"/>
        <w:keepNext/>
        <w:ind w:leftChars="0" w:left="420" w:firstLineChars="50" w:firstLine="105"/>
        <w:jc w:val="center"/>
        <w:rPr>
          <w:del w:id="1915" w:author="lhc1990" w:date="2016-05-19T14:06:00Z"/>
        </w:rPr>
        <w:pPrChange w:id="1916" w:author="lhc1990" w:date="2016-05-19T14:06:00Z">
          <w:pPr>
            <w:pStyle w:val="ListParagraph"/>
            <w:ind w:leftChars="0" w:left="420" w:firstLineChars="50" w:firstLine="105"/>
          </w:pPr>
        </w:pPrChange>
      </w:pPr>
      <w:del w:id="1917" w:author="lhc1990" w:date="2016-05-19T14:06:00Z">
        <w:r w:rsidDel="00D5233B">
          <w:rPr>
            <w:rFonts w:hint="eastAsia"/>
          </w:rPr>
          <w:delText>CrypgetSQL</w:delText>
        </w:r>
        <w:r w:rsidDel="00D5233B">
          <w:rPr>
            <w:rFonts w:hint="eastAsia"/>
          </w:rPr>
          <w:delText>が作成したデータベースファイルの</w:delText>
        </w:r>
        <w:r w:rsidR="00C82286" w:rsidDel="00D5233B">
          <w:rPr>
            <w:rFonts w:hint="eastAsia"/>
          </w:rPr>
          <w:delText>パーミッション</w:delText>
        </w:r>
        <w:r w:rsidR="00C7365A" w:rsidDel="00D5233B">
          <w:rPr>
            <w:rFonts w:hint="eastAsia"/>
          </w:rPr>
          <w:delText>が</w:delText>
        </w:r>
        <w:r w:rsidR="00C7365A" w:rsidDel="00D5233B">
          <w:rPr>
            <w:rFonts w:hint="eastAsia"/>
          </w:rPr>
          <w:delText>660(-rw-rw----)</w:delText>
        </w:r>
        <w:r w:rsidR="00C7365A" w:rsidDel="00D5233B">
          <w:rPr>
            <w:rFonts w:hint="eastAsia"/>
          </w:rPr>
          <w:delText>で</w:delText>
        </w:r>
        <w:r w:rsidR="00F77B11" w:rsidDel="00D5233B">
          <w:rPr>
            <w:rFonts w:hint="eastAsia"/>
          </w:rPr>
          <w:delText>あること</w:delText>
        </w:r>
        <w:r w:rsidR="00C7365A" w:rsidDel="00D5233B">
          <w:rPr>
            <w:rFonts w:hint="eastAsia"/>
          </w:rPr>
          <w:delText>を確認します。</w:delText>
        </w:r>
        <w:r w:rsidR="00C82286" w:rsidDel="00D5233B">
          <w:rPr>
            <w:rFonts w:hint="eastAsia"/>
          </w:rPr>
          <w:delText>パーミッション</w:delText>
        </w:r>
        <w:r w:rsidR="00ED44E4" w:rsidDel="00D5233B">
          <w:rPr>
            <w:rFonts w:hint="eastAsia"/>
          </w:rPr>
          <w:delText>は、</w:delText>
        </w:r>
        <w:r w:rsidR="00B62AB2" w:rsidDel="00D5233B">
          <w:fldChar w:fldCharType="begin"/>
        </w:r>
        <w:r w:rsidR="00B62AB2" w:rsidDel="00D5233B">
          <w:delInstrText xml:space="preserve"> </w:delInstrText>
        </w:r>
        <w:r w:rsidR="00B62AB2" w:rsidDel="00D5233B">
          <w:rPr>
            <w:rFonts w:hint="eastAsia"/>
          </w:rPr>
          <w:delInstrText>REF _Ref416092075 \h</w:delInstrText>
        </w:r>
        <w:r w:rsidR="00B62AB2" w:rsidDel="00D5233B">
          <w:delInstrText xml:space="preserve"> </w:delInstrText>
        </w:r>
        <w:r w:rsidR="00B62AB2"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3</w:delText>
        </w:r>
        <w:r w:rsidR="00B62AB2" w:rsidDel="00D5233B">
          <w:fldChar w:fldCharType="end"/>
        </w:r>
        <w:r w:rsidR="00B62AB2" w:rsidDel="00D5233B">
          <w:rPr>
            <w:rFonts w:hint="eastAsia"/>
          </w:rPr>
          <w:delText>でも利用した</w:delText>
        </w:r>
        <w:r w:rsidR="00B62AB2" w:rsidDel="00D5233B">
          <w:rPr>
            <w:rFonts w:hint="eastAsia"/>
          </w:rPr>
          <w:delText>File Explorer</w:delText>
        </w:r>
        <w:r w:rsidR="00B62AB2" w:rsidDel="00D5233B">
          <w:rPr>
            <w:rFonts w:hint="eastAsia"/>
          </w:rPr>
          <w:delText>で</w:delText>
        </w:r>
        <w:r w:rsidR="00716FA3" w:rsidDel="00D5233B">
          <w:rPr>
            <w:rFonts w:hint="eastAsia"/>
          </w:rPr>
          <w:delText>、</w:delText>
        </w:r>
        <w:r w:rsidR="00716FA3" w:rsidDel="00D5233B">
          <w:fldChar w:fldCharType="begin"/>
        </w:r>
        <w:r w:rsidR="00716FA3" w:rsidDel="00D5233B">
          <w:delInstrText xml:space="preserve"> </w:delInstrText>
        </w:r>
        <w:r w:rsidR="00716FA3" w:rsidDel="00D5233B">
          <w:rPr>
            <w:rFonts w:hint="eastAsia"/>
          </w:rPr>
          <w:delInstrText>REF _Ref416108972 \h</w:delInstrText>
        </w:r>
        <w:r w:rsidR="00716FA3" w:rsidDel="00D5233B">
          <w:delInstrText xml:space="preserve"> </w:delInstrText>
        </w:r>
        <w:r w:rsidR="00716FA3"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15</w:delText>
        </w:r>
        <w:r w:rsidR="00716FA3" w:rsidDel="00D5233B">
          <w:fldChar w:fldCharType="end"/>
        </w:r>
        <w:r w:rsidR="00716FA3" w:rsidDel="00D5233B">
          <w:rPr>
            <w:rFonts w:hint="eastAsia"/>
          </w:rPr>
          <w:delText>のように</w:delText>
        </w:r>
        <w:r w:rsidR="00B62AB2" w:rsidDel="00D5233B">
          <w:rPr>
            <w:rFonts w:hint="eastAsia"/>
          </w:rPr>
          <w:delText>確認できます。</w:delText>
        </w:r>
      </w:del>
    </w:p>
    <w:p w14:paraId="65FC059D" w14:textId="0F337C7D" w:rsidR="00E808AD" w:rsidDel="00D5233B" w:rsidRDefault="00E808AD">
      <w:pPr>
        <w:keepNext/>
        <w:jc w:val="center"/>
        <w:rPr>
          <w:del w:id="1918" w:author="lhc1990" w:date="2016-05-19T14:06:00Z"/>
        </w:rPr>
        <w:pPrChange w:id="1919" w:author="lhc1990" w:date="2016-05-19T14:06:00Z">
          <w:pPr/>
        </w:pPrChange>
      </w:pPr>
    </w:p>
    <w:p w14:paraId="1070535F" w14:textId="1941AFD7" w:rsidR="00E808AD" w:rsidDel="00D5233B" w:rsidRDefault="00E808AD">
      <w:pPr>
        <w:keepNext/>
        <w:jc w:val="center"/>
        <w:rPr>
          <w:del w:id="1920" w:author="lhc1990" w:date="2016-05-19T14:06:00Z"/>
        </w:rPr>
      </w:pPr>
      <w:del w:id="1921" w:author="lhc1990" w:date="2016-05-19T14:06:00Z">
        <w:r w:rsidDel="00D5233B">
          <w:rPr>
            <w:rFonts w:asciiTheme="majorHAnsi" w:eastAsiaTheme="majorEastAsia" w:hAnsiTheme="majorHAnsi" w:cstheme="majorBidi"/>
            <w:noProof/>
            <w:rPrChange w:id="1922" w:author="Unknown">
              <w:rPr>
                <w:noProof/>
              </w:rPr>
            </w:rPrChange>
          </w:rPr>
          <w:drawing>
            <wp:inline distT="0" distB="0" distL="0" distR="0" wp14:anchorId="38FE3221" wp14:editId="0AD5DED4">
              <wp:extent cx="5400040" cy="2220595"/>
              <wp:effectExtent l="0" t="0" r="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パーミション.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2220595"/>
                      </a:xfrm>
                      <a:prstGeom prst="rect">
                        <a:avLst/>
                      </a:prstGeom>
                    </pic:spPr>
                  </pic:pic>
                </a:graphicData>
              </a:graphic>
            </wp:inline>
          </w:drawing>
        </w:r>
      </w:del>
    </w:p>
    <w:p w14:paraId="403B163D" w14:textId="15705849" w:rsidR="006272E2" w:rsidRPr="00C7365A" w:rsidDel="00D5233B" w:rsidRDefault="00E808AD">
      <w:pPr>
        <w:pStyle w:val="Caption"/>
        <w:keepNext/>
        <w:jc w:val="center"/>
        <w:rPr>
          <w:del w:id="1923" w:author="lhc1990" w:date="2016-05-19T14:06:00Z"/>
          <w:rFonts w:asciiTheme="majorHAnsi" w:eastAsiaTheme="majorEastAsia" w:hAnsiTheme="majorHAnsi" w:cstheme="majorBidi"/>
        </w:rPr>
        <w:pPrChange w:id="1924" w:author="lhc1990" w:date="2016-05-19T14:06:00Z">
          <w:pPr>
            <w:pStyle w:val="Caption"/>
            <w:jc w:val="center"/>
          </w:pPr>
        </w:pPrChange>
      </w:pPr>
      <w:bookmarkStart w:id="1925" w:name="_Ref416108972"/>
      <w:del w:id="1926"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3</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15</w:delText>
        </w:r>
        <w:r w:rsidR="00184145" w:rsidDel="00D5233B">
          <w:rPr>
            <w:b w:val="0"/>
            <w:bCs w:val="0"/>
          </w:rPr>
          <w:fldChar w:fldCharType="end"/>
        </w:r>
        <w:bookmarkEnd w:id="1925"/>
        <w:r w:rsidDel="00D5233B">
          <w:rPr>
            <w:rFonts w:hint="eastAsia"/>
          </w:rPr>
          <w:delText xml:space="preserve"> File Explorer</w:delText>
        </w:r>
        <w:r w:rsidDel="00D5233B">
          <w:rPr>
            <w:rFonts w:hint="eastAsia"/>
          </w:rPr>
          <w:delText>における</w:delText>
        </w:r>
        <w:r w:rsidR="00C82286" w:rsidDel="00D5233B">
          <w:rPr>
            <w:rFonts w:hint="eastAsia"/>
          </w:rPr>
          <w:delText>パーミッション</w:delText>
        </w:r>
      </w:del>
    </w:p>
    <w:p w14:paraId="35D0FAE0" w14:textId="11F79568" w:rsidR="00334B19" w:rsidDel="00D5233B" w:rsidRDefault="00334B19">
      <w:pPr>
        <w:keepNext/>
        <w:jc w:val="center"/>
        <w:rPr>
          <w:del w:id="1927" w:author="lhc1990" w:date="2016-05-19T14:06:00Z"/>
          <w:rFonts w:asciiTheme="majorHAnsi" w:eastAsiaTheme="majorEastAsia" w:hAnsiTheme="majorHAnsi" w:cstheme="majorBidi"/>
        </w:rPr>
        <w:pPrChange w:id="1928" w:author="lhc1990" w:date="2016-05-19T14:06:00Z">
          <w:pPr/>
        </w:pPrChange>
      </w:pPr>
    </w:p>
    <w:p w14:paraId="7B7102B8" w14:textId="622B62B0" w:rsidR="00DB1D5A" w:rsidDel="00D5233B" w:rsidRDefault="00DB1D5A">
      <w:pPr>
        <w:keepNext/>
        <w:jc w:val="center"/>
        <w:rPr>
          <w:del w:id="1929" w:author="lhc1990" w:date="2016-05-19T14:06:00Z"/>
        </w:rPr>
        <w:pPrChange w:id="1930" w:author="lhc1990" w:date="2016-05-19T14:06:00Z">
          <w:pPr/>
        </w:pPrChange>
      </w:pPr>
    </w:p>
    <w:p w14:paraId="6ED63483" w14:textId="0B543A6A" w:rsidR="00E111A1" w:rsidDel="00D5233B" w:rsidRDefault="00E111A1">
      <w:pPr>
        <w:pStyle w:val="Heading3"/>
        <w:numPr>
          <w:ilvl w:val="2"/>
          <w:numId w:val="7"/>
        </w:numPr>
        <w:ind w:leftChars="0"/>
        <w:jc w:val="center"/>
        <w:rPr>
          <w:del w:id="1931" w:author="lhc1990" w:date="2016-05-19T14:06:00Z"/>
        </w:rPr>
        <w:pPrChange w:id="1932" w:author="lhc1990" w:date="2016-05-19T14:06:00Z">
          <w:pPr>
            <w:pStyle w:val="Heading3"/>
            <w:numPr>
              <w:ilvl w:val="2"/>
              <w:numId w:val="7"/>
            </w:numPr>
            <w:ind w:leftChars="0" w:left="709" w:hanging="709"/>
          </w:pPr>
        </w:pPrChange>
      </w:pPr>
      <w:bookmarkStart w:id="1933" w:name="_Ref417053402"/>
      <w:del w:id="1934" w:author="lhc1990" w:date="2016-05-19T14:06:00Z">
        <w:r w:rsidDel="00D5233B">
          <w:rPr>
            <w:rFonts w:hint="eastAsia"/>
          </w:rPr>
          <w:delText>試験番号</w:delText>
        </w:r>
        <w:r w:rsidDel="00D5233B">
          <w:rPr>
            <w:rFonts w:hint="eastAsia"/>
          </w:rPr>
          <w:delText>8.X</w:delText>
        </w:r>
        <w:bookmarkEnd w:id="1933"/>
      </w:del>
    </w:p>
    <w:p w14:paraId="0FE9B1DC" w14:textId="243C684A" w:rsidR="000758D3" w:rsidDel="00D5233B" w:rsidRDefault="000758D3">
      <w:pPr>
        <w:pStyle w:val="ListParagraph"/>
        <w:keepNext/>
        <w:numPr>
          <w:ilvl w:val="0"/>
          <w:numId w:val="27"/>
        </w:numPr>
        <w:ind w:leftChars="0"/>
        <w:jc w:val="center"/>
        <w:rPr>
          <w:del w:id="1935" w:author="lhc1990" w:date="2016-05-19T14:06:00Z"/>
        </w:rPr>
        <w:pPrChange w:id="1936" w:author="lhc1990" w:date="2016-05-19T14:06:00Z">
          <w:pPr>
            <w:pStyle w:val="ListParagraph"/>
            <w:numPr>
              <w:numId w:val="27"/>
            </w:numPr>
            <w:ind w:leftChars="0" w:left="420" w:hanging="420"/>
          </w:pPr>
        </w:pPrChange>
      </w:pPr>
      <w:del w:id="1937" w:author="lhc1990" w:date="2016-05-19T14:06:00Z">
        <w:r w:rsidDel="00D5233B">
          <w:rPr>
            <w:rFonts w:hint="eastAsia"/>
          </w:rPr>
          <w:delText>試験の</w:delText>
        </w:r>
        <w:r w:rsidR="00BD23BD" w:rsidDel="00D5233B">
          <w:rPr>
            <w:rFonts w:hint="eastAsia"/>
          </w:rPr>
          <w:delText>内容</w:delText>
        </w:r>
      </w:del>
    </w:p>
    <w:p w14:paraId="0791516E" w14:textId="5D7C72D7" w:rsidR="000758D3" w:rsidDel="00D5233B" w:rsidRDefault="00E111A1">
      <w:pPr>
        <w:pStyle w:val="ListParagraph"/>
        <w:keepNext/>
        <w:ind w:leftChars="0" w:left="420" w:firstLineChars="50" w:firstLine="105"/>
        <w:jc w:val="center"/>
        <w:rPr>
          <w:del w:id="1938" w:author="lhc1990" w:date="2016-05-19T14:06:00Z"/>
        </w:rPr>
        <w:pPrChange w:id="1939" w:author="lhc1990" w:date="2016-05-19T14:06:00Z">
          <w:pPr>
            <w:pStyle w:val="ListParagraph"/>
            <w:ind w:leftChars="0" w:left="420" w:firstLineChars="50" w:firstLine="105"/>
          </w:pPr>
        </w:pPrChange>
      </w:pPr>
      <w:del w:id="1940" w:author="lhc1990" w:date="2016-05-19T14:06:00Z">
        <w:r w:rsidDel="00D5233B">
          <w:rPr>
            <w:rFonts w:hint="eastAsia"/>
          </w:rPr>
          <w:delText>CrypgetSQL V1.1</w:delText>
        </w:r>
        <w:r w:rsidDel="00D5233B">
          <w:rPr>
            <w:rFonts w:hint="eastAsia"/>
          </w:rPr>
          <w:delText>では、</w:delText>
        </w:r>
        <w:r w:rsidDel="00D5233B">
          <w:rPr>
            <w:rFonts w:hint="eastAsia"/>
          </w:rPr>
          <w:delText>Android</w:delText>
        </w:r>
        <w:r w:rsidDel="00D5233B">
          <w:rPr>
            <w:rFonts w:hint="eastAsia"/>
          </w:rPr>
          <w:delText>環境に応じて複数の</w:delText>
        </w:r>
        <w:r w:rsidR="00C82286" w:rsidDel="00D5233B">
          <w:rPr>
            <w:rFonts w:hint="eastAsia"/>
          </w:rPr>
          <w:delText>so</w:delText>
        </w:r>
        <w:r w:rsidDel="00D5233B">
          <w:rPr>
            <w:rFonts w:hint="eastAsia"/>
          </w:rPr>
          <w:delText>ファイルに</w:delText>
        </w:r>
        <w:r w:rsidR="00CA1E85" w:rsidDel="00D5233B">
          <w:rPr>
            <w:rFonts w:hint="eastAsia"/>
          </w:rPr>
          <w:delText>分かれて</w:delText>
        </w:r>
        <w:r w:rsidDel="00D5233B">
          <w:rPr>
            <w:rFonts w:hint="eastAsia"/>
          </w:rPr>
          <w:delText>います。</w:delText>
        </w:r>
        <w:r w:rsidR="00290E97" w:rsidDel="00D5233B">
          <w:rPr>
            <w:rFonts w:hint="eastAsia"/>
          </w:rPr>
          <w:delText>Java</w:delText>
        </w:r>
        <w:r w:rsidR="00290E97" w:rsidDel="00D5233B">
          <w:rPr>
            <w:rFonts w:hint="eastAsia"/>
          </w:rPr>
          <w:delText>層</w:delText>
        </w:r>
        <w:r w:rsidR="000758D3" w:rsidDel="00D5233B">
          <w:rPr>
            <w:rFonts w:hint="eastAsia"/>
          </w:rPr>
          <w:delText>のライブラリ</w:delText>
        </w:r>
        <w:r w:rsidR="00290E97" w:rsidDel="00D5233B">
          <w:rPr>
            <w:rFonts w:hint="eastAsia"/>
          </w:rPr>
          <w:delText>で</w:delText>
        </w:r>
        <w:r w:rsidR="002B495D" w:rsidDel="00D5233B">
          <w:rPr>
            <w:rFonts w:hint="eastAsia"/>
          </w:rPr>
          <w:delText>、</w:delText>
        </w:r>
        <w:r w:rsidR="00637129" w:rsidDel="00D5233B">
          <w:rPr>
            <w:rFonts w:hint="eastAsia"/>
          </w:rPr>
          <w:delText>ライブラリが</w:delText>
        </w:r>
        <w:r w:rsidR="00290E97" w:rsidDel="00D5233B">
          <w:rPr>
            <w:rFonts w:hint="eastAsia"/>
          </w:rPr>
          <w:delText>動作している</w:delText>
        </w:r>
        <w:r w:rsidR="00290E97" w:rsidDel="00D5233B">
          <w:rPr>
            <w:rFonts w:hint="eastAsia"/>
          </w:rPr>
          <w:delText>Android</w:delText>
        </w:r>
        <w:r w:rsidR="00290E97" w:rsidDel="00D5233B">
          <w:rPr>
            <w:rFonts w:hint="eastAsia"/>
          </w:rPr>
          <w:delText>のバージョンを取得し、</w:delText>
        </w:r>
        <w:r w:rsidR="000758D3" w:rsidDel="00D5233B">
          <w:rPr>
            <w:rFonts w:hint="eastAsia"/>
          </w:rPr>
          <w:delText>利用する</w:delText>
        </w:r>
        <w:r w:rsidR="00C82286" w:rsidDel="00D5233B">
          <w:rPr>
            <w:rFonts w:hint="eastAsia"/>
          </w:rPr>
          <w:delText>so</w:delText>
        </w:r>
        <w:r w:rsidR="00290E97" w:rsidDel="00D5233B">
          <w:rPr>
            <w:rFonts w:hint="eastAsia"/>
          </w:rPr>
          <w:delText>ファイルを切り替え</w:delText>
        </w:r>
        <w:r w:rsidR="00BB4D66" w:rsidDel="00D5233B">
          <w:rPr>
            <w:rFonts w:hint="eastAsia"/>
          </w:rPr>
          <w:delText>る</w:delText>
        </w:r>
        <w:r w:rsidR="00290E97" w:rsidDel="00D5233B">
          <w:rPr>
            <w:rFonts w:hint="eastAsia"/>
          </w:rPr>
          <w:delText>処理があります。この処理が動作しているか確認します。</w:delText>
        </w:r>
        <w:r w:rsidR="00595314" w:rsidDel="00D5233B">
          <w:rPr>
            <w:rFonts w:hint="eastAsia"/>
          </w:rPr>
          <w:delText xml:space="preserve">CrypgetSQL </w:delText>
        </w:r>
        <w:r w:rsidR="00526C06" w:rsidDel="00D5233B">
          <w:rPr>
            <w:rFonts w:hint="eastAsia"/>
          </w:rPr>
          <w:delText>V2/V3</w:delText>
        </w:r>
        <w:r w:rsidR="00595314" w:rsidDel="00D5233B">
          <w:rPr>
            <w:rFonts w:hint="eastAsia"/>
          </w:rPr>
          <w:delText>では、本書執筆</w:delText>
        </w:r>
        <w:r w:rsidR="00595314" w:rsidDel="00D5233B">
          <w:rPr>
            <w:rFonts w:hint="eastAsia"/>
          </w:rPr>
          <w:delText>2015</w:delText>
        </w:r>
        <w:r w:rsidR="00595314" w:rsidDel="00D5233B">
          <w:rPr>
            <w:rFonts w:hint="eastAsia"/>
          </w:rPr>
          <w:delText>年</w:delText>
        </w:r>
        <w:r w:rsidR="00595314" w:rsidDel="00D5233B">
          <w:rPr>
            <w:rFonts w:hint="eastAsia"/>
          </w:rPr>
          <w:delText>4</w:delText>
        </w:r>
        <w:r w:rsidR="00595314" w:rsidDel="00D5233B">
          <w:rPr>
            <w:rFonts w:hint="eastAsia"/>
          </w:rPr>
          <w:delText>月現在、</w:delText>
        </w:r>
        <w:r w:rsidR="00C82286" w:rsidDel="00D5233B">
          <w:rPr>
            <w:rFonts w:hint="eastAsia"/>
          </w:rPr>
          <w:delText>so</w:delText>
        </w:r>
        <w:r w:rsidR="00595314" w:rsidDel="00D5233B">
          <w:rPr>
            <w:rFonts w:hint="eastAsia"/>
          </w:rPr>
          <w:delText>ファイルが統合されているため、</w:delText>
        </w:r>
        <w:r w:rsidR="00E7078E" w:rsidDel="00D5233B">
          <w:rPr>
            <w:rFonts w:hint="eastAsia"/>
          </w:rPr>
          <w:delText>当試験は対象外になります</w:delText>
        </w:r>
        <w:r w:rsidR="001A5BEC" w:rsidDel="00D5233B">
          <w:rPr>
            <w:rFonts w:hint="eastAsia"/>
          </w:rPr>
          <w:delText>（実施しません）</w:delText>
        </w:r>
        <w:r w:rsidR="00E7078E" w:rsidDel="00D5233B">
          <w:rPr>
            <w:rFonts w:hint="eastAsia"/>
          </w:rPr>
          <w:delText>。</w:delText>
        </w:r>
      </w:del>
    </w:p>
    <w:p w14:paraId="71D98EE4" w14:textId="033A3EF5" w:rsidR="000758D3" w:rsidDel="00D5233B" w:rsidRDefault="000758D3">
      <w:pPr>
        <w:pStyle w:val="ListParagraph"/>
        <w:keepNext/>
        <w:numPr>
          <w:ilvl w:val="0"/>
          <w:numId w:val="27"/>
        </w:numPr>
        <w:ind w:leftChars="0"/>
        <w:jc w:val="center"/>
        <w:rPr>
          <w:del w:id="1941" w:author="lhc1990" w:date="2016-05-19T14:06:00Z"/>
        </w:rPr>
        <w:pPrChange w:id="1942" w:author="lhc1990" w:date="2016-05-19T14:06:00Z">
          <w:pPr>
            <w:pStyle w:val="ListParagraph"/>
            <w:numPr>
              <w:numId w:val="27"/>
            </w:numPr>
            <w:ind w:leftChars="0" w:left="420" w:hanging="420"/>
          </w:pPr>
        </w:pPrChange>
      </w:pPr>
      <w:del w:id="1943" w:author="lhc1990" w:date="2016-05-19T14:06:00Z">
        <w:r w:rsidDel="00D5233B">
          <w:rPr>
            <w:rFonts w:hint="eastAsia"/>
          </w:rPr>
          <w:delText>試験の手順</w:delText>
        </w:r>
      </w:del>
    </w:p>
    <w:p w14:paraId="41E96C3D" w14:textId="4FDBD24C" w:rsidR="00E111A1" w:rsidDel="00D5233B" w:rsidRDefault="00C82286">
      <w:pPr>
        <w:pStyle w:val="ListParagraph"/>
        <w:keepNext/>
        <w:ind w:leftChars="0" w:left="420" w:firstLineChars="50" w:firstLine="105"/>
        <w:jc w:val="center"/>
        <w:rPr>
          <w:del w:id="1944" w:author="lhc1990" w:date="2016-05-19T14:06:00Z"/>
        </w:rPr>
        <w:pPrChange w:id="1945" w:author="lhc1990" w:date="2016-05-19T14:06:00Z">
          <w:pPr>
            <w:pStyle w:val="ListParagraph"/>
            <w:ind w:leftChars="0" w:left="420" w:firstLineChars="50" w:firstLine="105"/>
          </w:pPr>
        </w:pPrChange>
      </w:pPr>
      <w:del w:id="1946" w:author="lhc1990" w:date="2016-05-19T14:06:00Z">
        <w:r w:rsidDel="00D5233B">
          <w:rPr>
            <w:rFonts w:hint="eastAsia"/>
          </w:rPr>
          <w:delText>so</w:delText>
        </w:r>
        <w:r w:rsidR="00F8472B" w:rsidDel="00D5233B">
          <w:rPr>
            <w:rFonts w:hint="eastAsia"/>
          </w:rPr>
          <w:delText>ファイルは、</w:delText>
        </w:r>
        <w:r w:rsidR="00F8472B" w:rsidDel="00D5233B">
          <w:rPr>
            <w:rFonts w:hint="eastAsia"/>
          </w:rPr>
          <w:delText>Eclipse</w:delText>
        </w:r>
        <w:r w:rsidR="00F8472B" w:rsidDel="00D5233B">
          <w:rPr>
            <w:rFonts w:hint="eastAsia"/>
          </w:rPr>
          <w:delText>プロジェクトの</w:delText>
        </w:r>
        <w:r w:rsidR="00DE75A8" w:rsidDel="00D5233B">
          <w:rPr>
            <w:rFonts w:hint="eastAsia"/>
          </w:rPr>
          <w:delText>libs/armeabi</w:delText>
        </w:r>
        <w:r w:rsidR="00DE75A8" w:rsidDel="00D5233B">
          <w:rPr>
            <w:rFonts w:hint="eastAsia"/>
          </w:rPr>
          <w:delText>フォルダ直下にあります</w:delText>
        </w:r>
        <w:r w:rsidR="00CC111C" w:rsidDel="00D5233B">
          <w:rPr>
            <w:rFonts w:hint="eastAsia"/>
          </w:rPr>
          <w:delText>（</w:delText>
        </w:r>
        <w:r w:rsidR="00CC111C" w:rsidDel="00D5233B">
          <w:fldChar w:fldCharType="begin"/>
        </w:r>
        <w:r w:rsidR="00CC111C" w:rsidDel="00D5233B">
          <w:delInstrText xml:space="preserve"> </w:delInstrText>
        </w:r>
        <w:r w:rsidR="00CC111C" w:rsidDel="00D5233B">
          <w:rPr>
            <w:rFonts w:hint="eastAsia"/>
          </w:rPr>
          <w:delInstrText>REF _Ref417287643 \n \h</w:delInstrText>
        </w:r>
        <w:r w:rsidR="00CC111C" w:rsidDel="00D5233B">
          <w:delInstrText xml:space="preserve"> </w:delInstrText>
        </w:r>
        <w:r w:rsidR="00CC111C" w:rsidDel="00D5233B">
          <w:fldChar w:fldCharType="separate"/>
        </w:r>
        <w:r w:rsidR="00184145" w:rsidDel="00D5233B">
          <w:delText>2.5.3</w:delText>
        </w:r>
        <w:r w:rsidR="00CC111C" w:rsidDel="00D5233B">
          <w:fldChar w:fldCharType="end"/>
        </w:r>
        <w:r w:rsidR="00CC111C" w:rsidDel="00D5233B">
          <w:rPr>
            <w:rFonts w:hint="eastAsia"/>
          </w:rPr>
          <w:delText>項で配置し</w:delText>
        </w:r>
        <w:r w:rsidR="00AF60A5" w:rsidDel="00D5233B">
          <w:rPr>
            <w:rFonts w:hint="eastAsia"/>
          </w:rPr>
          <w:delText>たものです</w:delText>
        </w:r>
        <w:r w:rsidR="00CC111C" w:rsidDel="00D5233B">
          <w:rPr>
            <w:rFonts w:hint="eastAsia"/>
          </w:rPr>
          <w:delText>）</w:delText>
        </w:r>
        <w:r w:rsidR="00DE75A8" w:rsidDel="00D5233B">
          <w:rPr>
            <w:rFonts w:hint="eastAsia"/>
          </w:rPr>
          <w:delText>。試験している環境</w:delText>
        </w:r>
        <w:r w:rsidR="000C7C7A" w:rsidDel="00D5233B">
          <w:rPr>
            <w:rFonts w:hint="eastAsia"/>
          </w:rPr>
          <w:delText>が利用する</w:delText>
        </w:r>
        <w:r w:rsidDel="00D5233B">
          <w:rPr>
            <w:rFonts w:hint="eastAsia"/>
          </w:rPr>
          <w:delText>so</w:delText>
        </w:r>
        <w:r w:rsidR="000C7C7A" w:rsidDel="00D5233B">
          <w:rPr>
            <w:rFonts w:hint="eastAsia"/>
          </w:rPr>
          <w:delText>ファイルを</w:delText>
        </w:r>
        <w:r w:rsidR="000C7C7A" w:rsidDel="00D5233B">
          <w:fldChar w:fldCharType="begin"/>
        </w:r>
        <w:r w:rsidR="000C7C7A" w:rsidDel="00D5233B">
          <w:delInstrText xml:space="preserve"> </w:delInstrText>
        </w:r>
        <w:r w:rsidR="000C7C7A" w:rsidDel="00D5233B">
          <w:rPr>
            <w:rFonts w:hint="eastAsia"/>
          </w:rPr>
          <w:delInstrText>REF _Ref416188553 \h</w:delInstrText>
        </w:r>
        <w:r w:rsidR="000C7C7A" w:rsidDel="00D5233B">
          <w:delInstrText xml:space="preserve"> </w:delInstrText>
        </w:r>
        <w:r w:rsidR="000C7C7A" w:rsidDel="00D5233B">
          <w:fldChar w:fldCharType="separate"/>
        </w:r>
        <w:r w:rsidR="00184145" w:rsidDel="00D5233B">
          <w:rPr>
            <w:rFonts w:hint="eastAsia"/>
          </w:rPr>
          <w:delText>表</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15</w:delText>
        </w:r>
        <w:r w:rsidR="000C7C7A" w:rsidDel="00D5233B">
          <w:fldChar w:fldCharType="end"/>
        </w:r>
        <w:r w:rsidR="000C7C7A" w:rsidDel="00D5233B">
          <w:rPr>
            <w:rFonts w:hint="eastAsia"/>
          </w:rPr>
          <w:delText>から把握し、</w:delText>
        </w:r>
        <w:r w:rsidR="000C7C7A" w:rsidDel="00D5233B">
          <w:rPr>
            <w:rFonts w:hint="eastAsia"/>
          </w:rPr>
          <w:delText>libs/armeabi</w:delText>
        </w:r>
        <w:r w:rsidR="000C7C7A" w:rsidDel="00D5233B">
          <w:rPr>
            <w:rFonts w:hint="eastAsia"/>
          </w:rPr>
          <w:delText>から削除して</w:delText>
        </w:r>
        <w:r w:rsidR="00E726CE" w:rsidDel="00D5233B">
          <w:rPr>
            <w:rFonts w:hint="eastAsia"/>
          </w:rPr>
          <w:delText>下さい</w:delText>
        </w:r>
        <w:r w:rsidR="000C7C7A" w:rsidDel="00D5233B">
          <w:rPr>
            <w:rFonts w:hint="eastAsia"/>
          </w:rPr>
          <w:delText>。</w:delText>
        </w:r>
      </w:del>
    </w:p>
    <w:p w14:paraId="32EA3548" w14:textId="3F1F9BAE" w:rsidR="00DE75A8" w:rsidDel="00D5233B" w:rsidRDefault="00DE75A8">
      <w:pPr>
        <w:keepNext/>
        <w:jc w:val="center"/>
        <w:rPr>
          <w:del w:id="1947" w:author="lhc1990" w:date="2016-05-19T14:06:00Z"/>
        </w:rPr>
        <w:pPrChange w:id="1948" w:author="lhc1990" w:date="2016-05-19T14:06:00Z">
          <w:pPr/>
        </w:pPrChange>
      </w:pPr>
    </w:p>
    <w:p w14:paraId="5E0ACBD1" w14:textId="300D4737" w:rsidR="00DE75A8" w:rsidDel="00D5233B" w:rsidRDefault="00DE75A8">
      <w:pPr>
        <w:pStyle w:val="Caption"/>
        <w:keepNext/>
        <w:jc w:val="center"/>
        <w:rPr>
          <w:del w:id="1949" w:author="lhc1990" w:date="2016-05-19T14:06:00Z"/>
        </w:rPr>
      </w:pPr>
      <w:bookmarkStart w:id="1950" w:name="_Ref416188553"/>
      <w:del w:id="1951" w:author="lhc1990" w:date="2016-05-19T14:06:00Z">
        <w:r w:rsidDel="00D5233B">
          <w:rPr>
            <w:rFonts w:hint="eastAsia"/>
          </w:rPr>
          <w:delText>表</w:delText>
        </w:r>
        <w:r w:rsidDel="00D5233B">
          <w:rPr>
            <w:rFonts w:hint="eastAsia"/>
          </w:rPr>
          <w:delText xml:space="preserve"> </w:delText>
        </w:r>
        <w:r w:rsidR="007A1F9F" w:rsidDel="00D5233B">
          <w:rPr>
            <w:b w:val="0"/>
            <w:bCs w:val="0"/>
          </w:rPr>
          <w:fldChar w:fldCharType="begin"/>
        </w:r>
        <w:r w:rsidR="007A1F9F" w:rsidDel="00D5233B">
          <w:delInstrText xml:space="preserve"> </w:delInstrText>
        </w:r>
        <w:r w:rsidR="007A1F9F" w:rsidDel="00D5233B">
          <w:rPr>
            <w:rFonts w:hint="eastAsia"/>
          </w:rPr>
          <w:delInstrText>STYLEREF 1 \s</w:delInstrText>
        </w:r>
        <w:r w:rsidR="007A1F9F" w:rsidDel="00D5233B">
          <w:delInstrText xml:space="preserve"> </w:delInstrText>
        </w:r>
        <w:r w:rsidR="007A1F9F" w:rsidDel="00D5233B">
          <w:rPr>
            <w:b w:val="0"/>
            <w:bCs w:val="0"/>
          </w:rPr>
          <w:fldChar w:fldCharType="separate"/>
        </w:r>
        <w:r w:rsidR="00184145" w:rsidDel="00D5233B">
          <w:rPr>
            <w:noProof/>
          </w:rPr>
          <w:delText>3</w:delText>
        </w:r>
        <w:r w:rsidR="007A1F9F" w:rsidDel="00D5233B">
          <w:rPr>
            <w:b w:val="0"/>
            <w:bCs w:val="0"/>
          </w:rPr>
          <w:fldChar w:fldCharType="end"/>
        </w:r>
        <w:r w:rsidR="007A1F9F" w:rsidDel="00D5233B">
          <w:noBreakHyphen/>
        </w:r>
        <w:r w:rsidR="007A1F9F" w:rsidDel="00D5233B">
          <w:rPr>
            <w:b w:val="0"/>
            <w:bCs w:val="0"/>
          </w:rPr>
          <w:fldChar w:fldCharType="begin"/>
        </w:r>
        <w:r w:rsidR="007A1F9F" w:rsidDel="00D5233B">
          <w:delInstrText xml:space="preserve"> </w:delInstrText>
        </w:r>
        <w:r w:rsidR="007A1F9F" w:rsidDel="00D5233B">
          <w:rPr>
            <w:rFonts w:hint="eastAsia"/>
          </w:rPr>
          <w:delInstrText xml:space="preserve">SEQ </w:delInstrText>
        </w:r>
        <w:r w:rsidR="007A1F9F" w:rsidDel="00D5233B">
          <w:rPr>
            <w:rFonts w:hint="eastAsia"/>
          </w:rPr>
          <w:delInstrText>表</w:delInstrText>
        </w:r>
        <w:r w:rsidR="007A1F9F" w:rsidDel="00D5233B">
          <w:rPr>
            <w:rFonts w:hint="eastAsia"/>
          </w:rPr>
          <w:delInstrText xml:space="preserve"> \* ARABIC \s 1</w:delInstrText>
        </w:r>
        <w:r w:rsidR="007A1F9F" w:rsidDel="00D5233B">
          <w:delInstrText xml:space="preserve"> </w:delInstrText>
        </w:r>
        <w:r w:rsidR="007A1F9F" w:rsidDel="00D5233B">
          <w:rPr>
            <w:b w:val="0"/>
            <w:bCs w:val="0"/>
          </w:rPr>
          <w:fldChar w:fldCharType="separate"/>
        </w:r>
        <w:r w:rsidR="00184145" w:rsidDel="00D5233B">
          <w:rPr>
            <w:noProof/>
          </w:rPr>
          <w:delText>15</w:delText>
        </w:r>
        <w:r w:rsidR="007A1F9F" w:rsidDel="00D5233B">
          <w:rPr>
            <w:b w:val="0"/>
            <w:bCs w:val="0"/>
          </w:rPr>
          <w:fldChar w:fldCharType="end"/>
        </w:r>
        <w:bookmarkEnd w:id="1950"/>
        <w:r w:rsidDel="00D5233B">
          <w:rPr>
            <w:rFonts w:hint="eastAsia"/>
          </w:rPr>
          <w:delText xml:space="preserve"> CrypgetSQL</w:delText>
        </w:r>
        <w:r w:rsidDel="00D5233B">
          <w:rPr>
            <w:rFonts w:hint="eastAsia"/>
          </w:rPr>
          <w:delText>の</w:delText>
        </w:r>
        <w:r w:rsidR="00C82286" w:rsidDel="00D5233B">
          <w:rPr>
            <w:rFonts w:hint="eastAsia"/>
          </w:rPr>
          <w:delText>so</w:delText>
        </w:r>
        <w:r w:rsidDel="00D5233B">
          <w:rPr>
            <w:rFonts w:hint="eastAsia"/>
          </w:rPr>
          <w:delText>ファイルと</w:delText>
        </w:r>
        <w:r w:rsidDel="00D5233B">
          <w:rPr>
            <w:rFonts w:hint="eastAsia"/>
          </w:rPr>
          <w:delText>Android</w:delText>
        </w:r>
        <w:r w:rsidDel="00D5233B">
          <w:rPr>
            <w:rFonts w:hint="eastAsia"/>
          </w:rPr>
          <w:delText>の関係（</w:delText>
        </w:r>
        <w:r w:rsidDel="00D5233B">
          <w:rPr>
            <w:rFonts w:hint="eastAsia"/>
          </w:rPr>
          <w:delText>CrypgetSQL V1.1sp3</w:delText>
        </w:r>
        <w:r w:rsidDel="00D5233B">
          <w:rPr>
            <w:rFonts w:hint="eastAsia"/>
          </w:rPr>
          <w:delText>）</w:delText>
        </w:r>
      </w:del>
    </w:p>
    <w:tbl>
      <w:tblPr>
        <w:tblStyle w:val="TableGrid"/>
        <w:tblW w:w="0" w:type="auto"/>
        <w:tblLook w:val="04A0" w:firstRow="1" w:lastRow="0" w:firstColumn="1" w:lastColumn="0" w:noHBand="0" w:noVBand="1"/>
      </w:tblPr>
      <w:tblGrid>
        <w:gridCol w:w="4351"/>
        <w:gridCol w:w="4351"/>
      </w:tblGrid>
      <w:tr w:rsidR="00DE75A8" w:rsidDel="00D5233B" w14:paraId="0D4EA874" w14:textId="1AE86FDD" w:rsidTr="000C7C7A">
        <w:trPr>
          <w:del w:id="1952" w:author="lhc1990" w:date="2016-05-19T14:06:00Z"/>
        </w:trPr>
        <w:tc>
          <w:tcPr>
            <w:tcW w:w="4351" w:type="dxa"/>
            <w:shd w:val="clear" w:color="auto" w:fill="CCFFCC"/>
          </w:tcPr>
          <w:p w14:paraId="5F3A07C3" w14:textId="2F41EDC6" w:rsidR="00DE75A8" w:rsidRPr="000C7C7A" w:rsidDel="00D5233B" w:rsidRDefault="000C7C7A">
            <w:pPr>
              <w:keepNext/>
              <w:jc w:val="center"/>
              <w:rPr>
                <w:del w:id="1953" w:author="lhc1990" w:date="2016-05-19T14:06:00Z"/>
                <w:b/>
              </w:rPr>
              <w:pPrChange w:id="1954" w:author="lhc1990" w:date="2016-05-19T14:06:00Z">
                <w:pPr>
                  <w:jc w:val="center"/>
                </w:pPr>
              </w:pPrChange>
            </w:pPr>
            <w:del w:id="1955" w:author="lhc1990" w:date="2016-05-19T14:06:00Z">
              <w:r w:rsidRPr="000C7C7A" w:rsidDel="00D5233B">
                <w:rPr>
                  <w:rFonts w:hint="eastAsia"/>
                  <w:b/>
                </w:rPr>
                <w:delText>Android</w:delText>
              </w:r>
              <w:r w:rsidRPr="000C7C7A" w:rsidDel="00D5233B">
                <w:rPr>
                  <w:rFonts w:hint="eastAsia"/>
                  <w:b/>
                </w:rPr>
                <w:delText>のバージョン</w:delText>
              </w:r>
            </w:del>
          </w:p>
        </w:tc>
        <w:tc>
          <w:tcPr>
            <w:tcW w:w="4351" w:type="dxa"/>
            <w:shd w:val="clear" w:color="auto" w:fill="CCFFCC"/>
          </w:tcPr>
          <w:p w14:paraId="5048A0D3" w14:textId="44E18642" w:rsidR="00DE75A8" w:rsidRPr="000C7C7A" w:rsidDel="00D5233B" w:rsidRDefault="000C7C7A">
            <w:pPr>
              <w:keepNext/>
              <w:jc w:val="center"/>
              <w:rPr>
                <w:del w:id="1956" w:author="lhc1990" w:date="2016-05-19T14:06:00Z"/>
                <w:b/>
              </w:rPr>
              <w:pPrChange w:id="1957" w:author="lhc1990" w:date="2016-05-19T14:06:00Z">
                <w:pPr>
                  <w:jc w:val="center"/>
                </w:pPr>
              </w:pPrChange>
            </w:pPr>
            <w:del w:id="1958" w:author="lhc1990" w:date="2016-05-19T14:06:00Z">
              <w:r w:rsidRPr="000C7C7A" w:rsidDel="00D5233B">
                <w:rPr>
                  <w:rFonts w:hint="eastAsia"/>
                  <w:b/>
                </w:rPr>
                <w:delText>利用している</w:delText>
              </w:r>
              <w:r w:rsidR="00C82286" w:rsidDel="00D5233B">
                <w:rPr>
                  <w:rFonts w:hint="eastAsia"/>
                  <w:b/>
                </w:rPr>
                <w:delText>so</w:delText>
              </w:r>
              <w:r w:rsidRPr="000C7C7A" w:rsidDel="00D5233B">
                <w:rPr>
                  <w:rFonts w:hint="eastAsia"/>
                  <w:b/>
                </w:rPr>
                <w:delText>ファイル</w:delText>
              </w:r>
            </w:del>
          </w:p>
        </w:tc>
      </w:tr>
      <w:tr w:rsidR="00DE75A8" w:rsidDel="00D5233B" w14:paraId="3F6CB129" w14:textId="5EAAEC94" w:rsidTr="00DE75A8">
        <w:trPr>
          <w:del w:id="1959" w:author="lhc1990" w:date="2016-05-19T14:06:00Z"/>
        </w:trPr>
        <w:tc>
          <w:tcPr>
            <w:tcW w:w="4351" w:type="dxa"/>
          </w:tcPr>
          <w:p w14:paraId="1DA12FE7" w14:textId="7C02D940" w:rsidR="00DE75A8" w:rsidDel="00D5233B" w:rsidRDefault="000C7C7A">
            <w:pPr>
              <w:keepNext/>
              <w:jc w:val="center"/>
              <w:rPr>
                <w:del w:id="1960" w:author="lhc1990" w:date="2016-05-19T14:06:00Z"/>
              </w:rPr>
              <w:pPrChange w:id="1961" w:author="lhc1990" w:date="2016-05-19T14:06:00Z">
                <w:pPr/>
              </w:pPrChange>
            </w:pPr>
            <w:del w:id="1962" w:author="lhc1990" w:date="2016-05-19T14:06:00Z">
              <w:r w:rsidDel="00D5233B">
                <w:rPr>
                  <w:rFonts w:hint="eastAsia"/>
                </w:rPr>
                <w:delText>Android4.0</w:delText>
              </w:r>
              <w:r w:rsidR="000D57CE" w:rsidDel="00D5233B">
                <w:rPr>
                  <w:rFonts w:hint="eastAsia"/>
                </w:rPr>
                <w:delText>.3</w:delText>
              </w:r>
              <w:r w:rsidDel="00D5233B">
                <w:rPr>
                  <w:rFonts w:hint="eastAsia"/>
                </w:rPr>
                <w:delText xml:space="preserve"> (API Level 15)</w:delText>
              </w:r>
            </w:del>
          </w:p>
        </w:tc>
        <w:tc>
          <w:tcPr>
            <w:tcW w:w="4351" w:type="dxa"/>
          </w:tcPr>
          <w:p w14:paraId="4BB76884" w14:textId="2A14E800" w:rsidR="00DE75A8" w:rsidDel="00D5233B" w:rsidRDefault="000C7C7A">
            <w:pPr>
              <w:keepNext/>
              <w:jc w:val="center"/>
              <w:rPr>
                <w:del w:id="1963" w:author="lhc1990" w:date="2016-05-19T14:06:00Z"/>
              </w:rPr>
              <w:pPrChange w:id="1964" w:author="lhc1990" w:date="2016-05-19T14:06:00Z">
                <w:pPr/>
              </w:pPrChange>
            </w:pPr>
            <w:del w:id="1965" w:author="lhc1990" w:date="2016-05-19T14:06:00Z">
              <w:r w:rsidRPr="000C7C7A" w:rsidDel="00D5233B">
                <w:delText>libcrypgetsql_android15.so</w:delText>
              </w:r>
            </w:del>
          </w:p>
          <w:p w14:paraId="56316140" w14:textId="343E8CC3" w:rsidR="000C7C7A" w:rsidDel="00D5233B" w:rsidRDefault="000C7C7A">
            <w:pPr>
              <w:keepNext/>
              <w:jc w:val="center"/>
              <w:rPr>
                <w:del w:id="1966" w:author="lhc1990" w:date="2016-05-19T14:06:00Z"/>
              </w:rPr>
              <w:pPrChange w:id="1967" w:author="lhc1990" w:date="2016-05-19T14:06:00Z">
                <w:pPr/>
              </w:pPrChange>
            </w:pPr>
            <w:del w:id="1968" w:author="lhc1990" w:date="2016-05-19T14:06:00Z">
              <w:r w:rsidDel="00D5233B">
                <w:rPr>
                  <w:rFonts w:hint="eastAsia"/>
                </w:rPr>
                <w:delText>lib</w:delText>
              </w:r>
              <w:r w:rsidRPr="000C7C7A" w:rsidDel="00D5233B">
                <w:delText>database_crypgetsql15</w:delText>
              </w:r>
              <w:r w:rsidDel="00D5233B">
                <w:rPr>
                  <w:rFonts w:hint="eastAsia"/>
                </w:rPr>
                <w:delText>.so</w:delText>
              </w:r>
            </w:del>
          </w:p>
        </w:tc>
      </w:tr>
      <w:tr w:rsidR="00DE75A8" w:rsidDel="00D5233B" w14:paraId="27D4BB77" w14:textId="5C118318" w:rsidTr="00DE75A8">
        <w:trPr>
          <w:del w:id="1969" w:author="lhc1990" w:date="2016-05-19T14:06:00Z"/>
        </w:trPr>
        <w:tc>
          <w:tcPr>
            <w:tcW w:w="4351" w:type="dxa"/>
          </w:tcPr>
          <w:p w14:paraId="47D554BA" w14:textId="465ED48D" w:rsidR="000C7C7A" w:rsidDel="00D5233B" w:rsidRDefault="000C7C7A">
            <w:pPr>
              <w:keepNext/>
              <w:jc w:val="center"/>
              <w:rPr>
                <w:del w:id="1970" w:author="lhc1990" w:date="2016-05-19T14:06:00Z"/>
              </w:rPr>
              <w:pPrChange w:id="1971" w:author="lhc1990" w:date="2016-05-19T14:06:00Z">
                <w:pPr/>
              </w:pPrChange>
            </w:pPr>
            <w:del w:id="1972" w:author="lhc1990" w:date="2016-05-19T14:06:00Z">
              <w:r w:rsidDel="00D5233B">
                <w:rPr>
                  <w:rFonts w:hint="eastAsia"/>
                </w:rPr>
                <w:delText>Android4.1 (API Level 16)</w:delText>
              </w:r>
            </w:del>
          </w:p>
          <w:p w14:paraId="5E202D73" w14:textId="73119E6B" w:rsidR="000C7C7A" w:rsidDel="00D5233B" w:rsidRDefault="000C7C7A">
            <w:pPr>
              <w:keepNext/>
              <w:jc w:val="center"/>
              <w:rPr>
                <w:del w:id="1973" w:author="lhc1990" w:date="2016-05-19T14:06:00Z"/>
              </w:rPr>
              <w:pPrChange w:id="1974" w:author="lhc1990" w:date="2016-05-19T14:06:00Z">
                <w:pPr/>
              </w:pPrChange>
            </w:pPr>
            <w:del w:id="1975" w:author="lhc1990" w:date="2016-05-19T14:06:00Z">
              <w:r w:rsidDel="00D5233B">
                <w:rPr>
                  <w:rFonts w:hint="eastAsia"/>
                </w:rPr>
                <w:delText>Android4.2 (API Level 17)</w:delText>
              </w:r>
            </w:del>
          </w:p>
        </w:tc>
        <w:tc>
          <w:tcPr>
            <w:tcW w:w="4351" w:type="dxa"/>
          </w:tcPr>
          <w:p w14:paraId="137C725E" w14:textId="6FCF6172" w:rsidR="000C7C7A" w:rsidDel="00D5233B" w:rsidRDefault="000C7C7A">
            <w:pPr>
              <w:keepNext/>
              <w:jc w:val="center"/>
              <w:rPr>
                <w:del w:id="1976" w:author="lhc1990" w:date="2016-05-19T14:06:00Z"/>
              </w:rPr>
              <w:pPrChange w:id="1977" w:author="lhc1990" w:date="2016-05-19T14:06:00Z">
                <w:pPr/>
              </w:pPrChange>
            </w:pPr>
            <w:del w:id="1978" w:author="lhc1990" w:date="2016-05-19T14:06:00Z">
              <w:r w:rsidDel="00D5233B">
                <w:delText>libcrypgetsql_android1</w:delText>
              </w:r>
              <w:r w:rsidDel="00D5233B">
                <w:rPr>
                  <w:rFonts w:hint="eastAsia"/>
                </w:rPr>
                <w:delText>6</w:delText>
              </w:r>
              <w:r w:rsidRPr="000C7C7A" w:rsidDel="00D5233B">
                <w:delText>.so</w:delText>
              </w:r>
            </w:del>
          </w:p>
          <w:p w14:paraId="283C2E9B" w14:textId="45E0CC7C" w:rsidR="00DE75A8" w:rsidDel="00D5233B" w:rsidRDefault="000C7C7A">
            <w:pPr>
              <w:keepNext/>
              <w:jc w:val="center"/>
              <w:rPr>
                <w:del w:id="1979" w:author="lhc1990" w:date="2016-05-19T14:06:00Z"/>
              </w:rPr>
              <w:pPrChange w:id="1980" w:author="lhc1990" w:date="2016-05-19T14:06:00Z">
                <w:pPr/>
              </w:pPrChange>
            </w:pPr>
            <w:del w:id="1981" w:author="lhc1990" w:date="2016-05-19T14:06:00Z">
              <w:r w:rsidDel="00D5233B">
                <w:rPr>
                  <w:rFonts w:hint="eastAsia"/>
                </w:rPr>
                <w:delText>lib</w:delText>
              </w:r>
              <w:r w:rsidDel="00D5233B">
                <w:delText>database_crypgetsql1</w:delText>
              </w:r>
              <w:r w:rsidDel="00D5233B">
                <w:rPr>
                  <w:rFonts w:hint="eastAsia"/>
                </w:rPr>
                <w:delText>6.so</w:delText>
              </w:r>
            </w:del>
          </w:p>
        </w:tc>
      </w:tr>
      <w:tr w:rsidR="00DE75A8" w:rsidDel="00D5233B" w14:paraId="16FDBD67" w14:textId="4C779D2A" w:rsidTr="00DE75A8">
        <w:trPr>
          <w:del w:id="1982" w:author="lhc1990" w:date="2016-05-19T14:06:00Z"/>
        </w:trPr>
        <w:tc>
          <w:tcPr>
            <w:tcW w:w="4351" w:type="dxa"/>
          </w:tcPr>
          <w:p w14:paraId="27287ED4" w14:textId="54E62B79" w:rsidR="00DE75A8" w:rsidDel="00D5233B" w:rsidRDefault="000C7C7A">
            <w:pPr>
              <w:keepNext/>
              <w:jc w:val="center"/>
              <w:rPr>
                <w:del w:id="1983" w:author="lhc1990" w:date="2016-05-19T14:06:00Z"/>
              </w:rPr>
              <w:pPrChange w:id="1984" w:author="lhc1990" w:date="2016-05-19T14:06:00Z">
                <w:pPr/>
              </w:pPrChange>
            </w:pPr>
            <w:del w:id="1985" w:author="lhc1990" w:date="2016-05-19T14:06:00Z">
              <w:r w:rsidDel="00D5233B">
                <w:rPr>
                  <w:rFonts w:hint="eastAsia"/>
                </w:rPr>
                <w:delText>Android4.4 (API Level 19)</w:delText>
              </w:r>
            </w:del>
          </w:p>
        </w:tc>
        <w:tc>
          <w:tcPr>
            <w:tcW w:w="4351" w:type="dxa"/>
          </w:tcPr>
          <w:p w14:paraId="57964024" w14:textId="75E2F859" w:rsidR="000C7C7A" w:rsidDel="00D5233B" w:rsidRDefault="000C7C7A">
            <w:pPr>
              <w:keepNext/>
              <w:jc w:val="center"/>
              <w:rPr>
                <w:del w:id="1986" w:author="lhc1990" w:date="2016-05-19T14:06:00Z"/>
              </w:rPr>
              <w:pPrChange w:id="1987" w:author="lhc1990" w:date="2016-05-19T14:06:00Z">
                <w:pPr/>
              </w:pPrChange>
            </w:pPr>
            <w:del w:id="1988" w:author="lhc1990" w:date="2016-05-19T14:06:00Z">
              <w:r w:rsidDel="00D5233B">
                <w:delText>libcrypgetsql_android1</w:delText>
              </w:r>
              <w:r w:rsidDel="00D5233B">
                <w:rPr>
                  <w:rFonts w:hint="eastAsia"/>
                </w:rPr>
                <w:delText>9</w:delText>
              </w:r>
              <w:r w:rsidRPr="000C7C7A" w:rsidDel="00D5233B">
                <w:delText>.so</w:delText>
              </w:r>
            </w:del>
          </w:p>
          <w:p w14:paraId="3A27769A" w14:textId="1596924F" w:rsidR="00DE75A8" w:rsidDel="00D5233B" w:rsidRDefault="000C7C7A">
            <w:pPr>
              <w:keepNext/>
              <w:jc w:val="center"/>
              <w:rPr>
                <w:del w:id="1989" w:author="lhc1990" w:date="2016-05-19T14:06:00Z"/>
              </w:rPr>
              <w:pPrChange w:id="1990" w:author="lhc1990" w:date="2016-05-19T14:06:00Z">
                <w:pPr/>
              </w:pPrChange>
            </w:pPr>
            <w:del w:id="1991" w:author="lhc1990" w:date="2016-05-19T14:06:00Z">
              <w:r w:rsidDel="00D5233B">
                <w:rPr>
                  <w:rFonts w:hint="eastAsia"/>
                </w:rPr>
                <w:delText>lib</w:delText>
              </w:r>
              <w:r w:rsidDel="00D5233B">
                <w:delText>database_crypgetsql1</w:delText>
              </w:r>
              <w:r w:rsidDel="00D5233B">
                <w:rPr>
                  <w:rFonts w:hint="eastAsia"/>
                </w:rPr>
                <w:delText>9.so</w:delText>
              </w:r>
            </w:del>
          </w:p>
        </w:tc>
      </w:tr>
    </w:tbl>
    <w:p w14:paraId="1F57C886" w14:textId="23D54481" w:rsidR="00DE75A8" w:rsidDel="00D5233B" w:rsidRDefault="00DE75A8">
      <w:pPr>
        <w:keepNext/>
        <w:jc w:val="center"/>
        <w:rPr>
          <w:del w:id="1992" w:author="lhc1990" w:date="2016-05-19T14:06:00Z"/>
        </w:rPr>
        <w:pPrChange w:id="1993" w:author="lhc1990" w:date="2016-05-19T14:06:00Z">
          <w:pPr/>
        </w:pPrChange>
      </w:pPr>
    </w:p>
    <w:p w14:paraId="22C714AB" w14:textId="4C75A477" w:rsidR="000758D3" w:rsidDel="00D5233B" w:rsidRDefault="000C7C7A">
      <w:pPr>
        <w:keepNext/>
        <w:ind w:firstLineChars="200" w:firstLine="420"/>
        <w:jc w:val="center"/>
        <w:rPr>
          <w:del w:id="1994" w:author="lhc1990" w:date="2016-05-19T14:06:00Z"/>
        </w:rPr>
        <w:pPrChange w:id="1995" w:author="lhc1990" w:date="2016-05-19T14:06:00Z">
          <w:pPr>
            <w:ind w:firstLineChars="200" w:firstLine="420"/>
          </w:pPr>
        </w:pPrChange>
      </w:pPr>
      <w:del w:id="1996" w:author="lhc1990" w:date="2016-05-19T14:06:00Z">
        <w:r w:rsidRPr="000C7C7A" w:rsidDel="00D5233B">
          <w:delText>IntegrationTestApp1_1</w:delText>
        </w:r>
        <w:r w:rsidR="000758D3" w:rsidDel="00D5233B">
          <w:rPr>
            <w:rFonts w:hint="eastAsia"/>
          </w:rPr>
          <w:delText>で</w:delText>
        </w:r>
        <w:r w:rsidDel="00D5233B">
          <w:rPr>
            <w:rFonts w:hint="eastAsia"/>
          </w:rPr>
          <w:delText>起動すると</w:delText>
        </w:r>
        <w:r w:rsidR="00C43725" w:rsidDel="00D5233B">
          <w:rPr>
            <w:rFonts w:hint="eastAsia"/>
          </w:rPr>
          <w:delText>以下のような</w:delText>
        </w:r>
        <w:r w:rsidR="00BF7DEE" w:rsidDel="00D5233B">
          <w:rPr>
            <w:rFonts w:hint="eastAsia"/>
          </w:rPr>
          <w:delText>リンク</w:delText>
        </w:r>
        <w:r w:rsidR="000758D3" w:rsidDel="00D5233B">
          <w:rPr>
            <w:rFonts w:hint="eastAsia"/>
          </w:rPr>
          <w:delText>エラーが発生します。</w:delText>
        </w:r>
      </w:del>
    </w:p>
    <w:p w14:paraId="05B487B0" w14:textId="4298DD8B" w:rsidR="00BF7DEE" w:rsidDel="00D5233B" w:rsidRDefault="00BF7DEE">
      <w:pPr>
        <w:keepNext/>
        <w:ind w:firstLineChars="200" w:firstLine="420"/>
        <w:jc w:val="center"/>
        <w:rPr>
          <w:del w:id="1997" w:author="lhc1990" w:date="2016-05-19T14:06:00Z"/>
        </w:rPr>
        <w:pPrChange w:id="1998" w:author="lhc1990" w:date="2016-05-19T14:06:00Z">
          <w:pPr>
            <w:ind w:firstLineChars="200" w:firstLine="420"/>
          </w:pPr>
        </w:pPrChange>
      </w:pPr>
      <w:del w:id="1999" w:author="lhc1990" w:date="2016-05-19T14:06:00Z">
        <w:r w:rsidDel="00D5233B">
          <w:rPr>
            <w:rFonts w:hint="eastAsia"/>
          </w:rPr>
          <w:delText>Logcat</w:delText>
        </w:r>
        <w:r w:rsidDel="00D5233B">
          <w:rPr>
            <w:rFonts w:hint="eastAsia"/>
          </w:rPr>
          <w:delText>で確認して</w:delText>
        </w:r>
        <w:r w:rsidR="00E726CE" w:rsidDel="00D5233B">
          <w:rPr>
            <w:rFonts w:hint="eastAsia"/>
          </w:rPr>
          <w:delText>下さい</w:delText>
        </w:r>
        <w:r w:rsidR="00132040" w:rsidDel="00D5233B">
          <w:rPr>
            <w:rFonts w:hint="eastAsia"/>
          </w:rPr>
          <w:delText>（</w:delText>
        </w:r>
        <w:r w:rsidR="00132040" w:rsidDel="00D5233B">
          <w:rPr>
            <w:rFonts w:hint="eastAsia"/>
          </w:rPr>
          <w:delText>Logcat</w:delText>
        </w:r>
        <w:r w:rsidR="00132040" w:rsidDel="00D5233B">
          <w:rPr>
            <w:rFonts w:hint="eastAsia"/>
          </w:rPr>
          <w:delText>については、</w:delText>
        </w:r>
        <w:r w:rsidR="00132040" w:rsidDel="00D5233B">
          <w:fldChar w:fldCharType="begin"/>
        </w:r>
        <w:r w:rsidR="00132040" w:rsidDel="00D5233B">
          <w:delInstrText xml:space="preserve"> </w:delInstrText>
        </w:r>
        <w:r w:rsidR="00132040" w:rsidDel="00D5233B">
          <w:rPr>
            <w:rFonts w:hint="eastAsia"/>
          </w:rPr>
          <w:delInstrText>REF _Ref416967498 \h</w:delInstrText>
        </w:r>
        <w:r w:rsidR="00132040" w:rsidDel="00D5233B">
          <w:delInstrText xml:space="preserve"> </w:delInstrText>
        </w:r>
        <w:r w:rsidR="00132040"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3</w:delText>
        </w:r>
        <w:r w:rsidR="00132040" w:rsidDel="00D5233B">
          <w:fldChar w:fldCharType="end"/>
        </w:r>
        <w:r w:rsidR="00132040" w:rsidDel="00D5233B">
          <w:rPr>
            <w:rFonts w:hint="eastAsia"/>
          </w:rPr>
          <w:delText>を参考</w:delText>
        </w:r>
        <w:r w:rsidR="00E726CE" w:rsidDel="00D5233B">
          <w:rPr>
            <w:rFonts w:hint="eastAsia"/>
          </w:rPr>
          <w:delText>下さい</w:delText>
        </w:r>
        <w:r w:rsidR="00132040" w:rsidDel="00D5233B">
          <w:rPr>
            <w:rFonts w:hint="eastAsia"/>
          </w:rPr>
          <w:delText>）。</w:delText>
        </w:r>
      </w:del>
    </w:p>
    <w:tbl>
      <w:tblPr>
        <w:tblStyle w:val="TableGrid"/>
        <w:tblW w:w="0" w:type="auto"/>
        <w:tblLook w:val="04A0" w:firstRow="1" w:lastRow="0" w:firstColumn="1" w:lastColumn="0" w:noHBand="0" w:noVBand="1"/>
      </w:tblPr>
      <w:tblGrid>
        <w:gridCol w:w="8720"/>
      </w:tblGrid>
      <w:tr w:rsidR="00BF7DEE" w:rsidDel="00D5233B" w14:paraId="3F8405F3" w14:textId="30775460" w:rsidTr="00BF7DEE">
        <w:trPr>
          <w:del w:id="2000" w:author="lhc1990" w:date="2016-05-19T14:06:00Z"/>
        </w:trPr>
        <w:tc>
          <w:tcPr>
            <w:tcW w:w="8702" w:type="dxa"/>
          </w:tcPr>
          <w:p w14:paraId="79C61797" w14:textId="354B9A9D" w:rsidR="00BF7DEE" w:rsidRPr="00BF7DEE" w:rsidDel="00D5233B" w:rsidRDefault="00BF7DEE">
            <w:pPr>
              <w:keepNext/>
              <w:jc w:val="center"/>
              <w:rPr>
                <w:del w:id="2001" w:author="lhc1990" w:date="2016-05-19T14:06:00Z"/>
              </w:rPr>
              <w:pPrChange w:id="2002" w:author="lhc1990" w:date="2016-05-19T14:06:00Z">
                <w:pPr/>
              </w:pPrChange>
            </w:pPr>
            <w:del w:id="2003" w:author="lhc1990" w:date="2016-05-19T14:06:00Z">
              <w:r w:rsidRPr="00BF7DEE" w:rsidDel="00D5233B">
                <w:delText>java.lang.UnsatisfiedLinkError: Couldn't load crypgetsql_android19 from loader dalvik.system.PathClassLoader[DexPathList[[zip file "/data/app/jp.co.toshiba_sol.android.sec.database.crypgetsql.test.integration.app1-2.apk"],nativeLibraryDirectories=[/data/app-lib/jp.co.toshiba_sol.android.sec.database.crypgetsql.test.integration.app1-2, /system/lib]]]: findLibrary returned null</w:delText>
              </w:r>
            </w:del>
          </w:p>
        </w:tc>
      </w:tr>
    </w:tbl>
    <w:p w14:paraId="46E50C20" w14:textId="6CECAA75" w:rsidR="00BF7DEE" w:rsidDel="00D5233B" w:rsidRDefault="00BF7DEE">
      <w:pPr>
        <w:keepNext/>
        <w:jc w:val="center"/>
        <w:rPr>
          <w:del w:id="2004" w:author="lhc1990" w:date="2016-05-19T14:06:00Z"/>
        </w:rPr>
        <w:pPrChange w:id="2005" w:author="lhc1990" w:date="2016-05-19T14:06:00Z">
          <w:pPr/>
        </w:pPrChange>
      </w:pPr>
    </w:p>
    <w:p w14:paraId="5C0F0117" w14:textId="4E544490" w:rsidR="00DE75A8" w:rsidDel="00D5233B" w:rsidRDefault="00DE75A8">
      <w:pPr>
        <w:keepNext/>
        <w:jc w:val="center"/>
        <w:rPr>
          <w:del w:id="2006" w:author="lhc1990" w:date="2016-05-19T14:06:00Z"/>
        </w:rPr>
        <w:pPrChange w:id="2007" w:author="lhc1990" w:date="2016-05-19T14:06:00Z">
          <w:pPr/>
        </w:pPrChange>
      </w:pPr>
    </w:p>
    <w:p w14:paraId="3EA06A03" w14:textId="0A1B736B" w:rsidR="00CB6307" w:rsidDel="00D5233B" w:rsidRDefault="00CB6307">
      <w:pPr>
        <w:pStyle w:val="Heading3"/>
        <w:numPr>
          <w:ilvl w:val="2"/>
          <w:numId w:val="7"/>
        </w:numPr>
        <w:ind w:leftChars="0"/>
        <w:jc w:val="center"/>
        <w:rPr>
          <w:del w:id="2008" w:author="lhc1990" w:date="2016-05-19T14:06:00Z"/>
        </w:rPr>
        <w:pPrChange w:id="2009" w:author="lhc1990" w:date="2016-05-19T14:06:00Z">
          <w:pPr>
            <w:pStyle w:val="Heading3"/>
            <w:numPr>
              <w:ilvl w:val="2"/>
              <w:numId w:val="7"/>
            </w:numPr>
            <w:ind w:leftChars="0" w:left="709" w:hanging="709"/>
          </w:pPr>
        </w:pPrChange>
      </w:pPr>
      <w:del w:id="2010" w:author="lhc1990" w:date="2016-05-19T14:06:00Z">
        <w:r w:rsidDel="00D5233B">
          <w:rPr>
            <w:rFonts w:hint="eastAsia"/>
          </w:rPr>
          <w:delText>試験番号</w:delText>
        </w:r>
        <w:r w:rsidDel="00D5233B">
          <w:rPr>
            <w:rFonts w:hint="eastAsia"/>
          </w:rPr>
          <w:delText>9.</w:delText>
        </w:r>
        <w:r w:rsidR="00B36841" w:rsidDel="00D5233B">
          <w:rPr>
            <w:rFonts w:hint="eastAsia"/>
          </w:rPr>
          <w:delText>X</w:delText>
        </w:r>
      </w:del>
    </w:p>
    <w:p w14:paraId="0B95DF0A" w14:textId="5401080C" w:rsidR="00CB6307" w:rsidDel="00D5233B" w:rsidRDefault="003663F0">
      <w:pPr>
        <w:pStyle w:val="ListParagraph"/>
        <w:keepNext/>
        <w:numPr>
          <w:ilvl w:val="0"/>
          <w:numId w:val="27"/>
        </w:numPr>
        <w:ind w:leftChars="0"/>
        <w:jc w:val="center"/>
        <w:rPr>
          <w:del w:id="2011" w:author="lhc1990" w:date="2016-05-19T14:06:00Z"/>
        </w:rPr>
        <w:pPrChange w:id="2012" w:author="lhc1990" w:date="2016-05-19T14:06:00Z">
          <w:pPr>
            <w:pStyle w:val="ListParagraph"/>
            <w:numPr>
              <w:numId w:val="27"/>
            </w:numPr>
            <w:ind w:leftChars="0" w:left="420" w:hanging="420"/>
          </w:pPr>
        </w:pPrChange>
      </w:pPr>
      <w:del w:id="2013" w:author="lhc1990" w:date="2016-05-19T14:06:00Z">
        <w:r w:rsidDel="00D5233B">
          <w:rPr>
            <w:rFonts w:hint="eastAsia"/>
          </w:rPr>
          <w:delText>試験の内容</w:delText>
        </w:r>
      </w:del>
    </w:p>
    <w:p w14:paraId="10730E7C" w14:textId="6907E166" w:rsidR="003663F0" w:rsidDel="00D5233B" w:rsidRDefault="006F6402">
      <w:pPr>
        <w:pStyle w:val="ListParagraph"/>
        <w:keepNext/>
        <w:ind w:leftChars="0" w:left="420" w:firstLineChars="50" w:firstLine="105"/>
        <w:jc w:val="center"/>
        <w:rPr>
          <w:del w:id="2014" w:author="lhc1990" w:date="2016-05-19T14:06:00Z"/>
        </w:rPr>
        <w:pPrChange w:id="2015" w:author="lhc1990" w:date="2016-05-19T14:06:00Z">
          <w:pPr>
            <w:pStyle w:val="ListParagraph"/>
            <w:ind w:leftChars="0" w:left="420" w:firstLineChars="50" w:firstLine="105"/>
          </w:pPr>
        </w:pPrChange>
      </w:pPr>
      <w:del w:id="2016" w:author="lhc1990" w:date="2016-05-19T14:06:00Z">
        <w:r w:rsidDel="00D5233B">
          <w:rPr>
            <w:rFonts w:hint="eastAsia"/>
          </w:rPr>
          <w:delText>CrypgetSQL</w:delText>
        </w:r>
        <w:r w:rsidDel="00D5233B">
          <w:rPr>
            <w:rFonts w:hint="eastAsia"/>
          </w:rPr>
          <w:delText>が</w:delText>
        </w:r>
        <w:r w:rsidR="00C11AB6" w:rsidDel="00D5233B">
          <w:rPr>
            <w:rFonts w:hint="eastAsia"/>
          </w:rPr>
          <w:delText>対応しているプラットフォームで起動できることを確認します。</w:delText>
        </w:r>
        <w:r w:rsidDel="00D5233B">
          <w:rPr>
            <w:rFonts w:hint="eastAsia"/>
          </w:rPr>
          <w:delText>サンプルアプリを起動し、操作できることを確認します。</w:delText>
        </w:r>
        <w:r w:rsidR="00400BD7" w:rsidDel="00D5233B">
          <w:rPr>
            <w:rFonts w:hint="eastAsia"/>
          </w:rPr>
          <w:delText>試験対象となっているプラットフォームでの試験は不要です（</w:delText>
        </w:r>
        <w:r w:rsidR="00D366D8" w:rsidDel="00D5233B">
          <w:rPr>
            <w:rFonts w:hint="eastAsia"/>
          </w:rPr>
          <w:delText>つまり、</w:delText>
        </w:r>
        <w:r w:rsidR="00B67CD7" w:rsidDel="00D5233B">
          <w:rPr>
            <w:rFonts w:hint="eastAsia"/>
          </w:rPr>
          <w:delText>CrypgetSQL V1.1SP3</w:delText>
        </w:r>
        <w:r w:rsidR="00B67CD7" w:rsidDel="00D5233B">
          <w:rPr>
            <w:rFonts w:hint="eastAsia"/>
          </w:rPr>
          <w:delText>の場合、</w:delText>
        </w:r>
        <w:r w:rsidR="00400BD7" w:rsidDel="00D5233B">
          <w:rPr>
            <w:rFonts w:hint="eastAsia"/>
          </w:rPr>
          <w:delText>試験対象</w:delText>
        </w:r>
        <w:r w:rsidR="006674AD" w:rsidDel="00D5233B">
          <w:rPr>
            <w:rFonts w:hint="eastAsia"/>
          </w:rPr>
          <w:delText>プラットフォーム</w:delText>
        </w:r>
        <w:r w:rsidR="00400BD7" w:rsidDel="00D5233B">
          <w:rPr>
            <w:rFonts w:hint="eastAsia"/>
          </w:rPr>
          <w:delText>が</w:delText>
        </w:r>
        <w:r w:rsidR="00400BD7" w:rsidDel="00D5233B">
          <w:rPr>
            <w:rFonts w:hint="eastAsia"/>
          </w:rPr>
          <w:delText>Android4.4</w:delText>
        </w:r>
        <w:r w:rsidR="00B67CD7" w:rsidDel="00D5233B">
          <w:rPr>
            <w:rFonts w:hint="eastAsia"/>
          </w:rPr>
          <w:delText>であれば</w:delText>
        </w:r>
        <w:r w:rsidR="00400BD7" w:rsidDel="00D5233B">
          <w:rPr>
            <w:rFonts w:hint="eastAsia"/>
          </w:rPr>
          <w:delText>、</w:delText>
        </w:r>
        <w:r w:rsidR="000D57CE" w:rsidDel="00D5233B">
          <w:rPr>
            <w:rFonts w:hint="eastAsia"/>
          </w:rPr>
          <w:delText>Android4.0.3</w:delText>
        </w:r>
        <w:r w:rsidR="002F04EB" w:rsidDel="00D5233B">
          <w:rPr>
            <w:rFonts w:hint="eastAsia"/>
          </w:rPr>
          <w:delText>と</w:delText>
        </w:r>
        <w:r w:rsidR="002F04EB" w:rsidDel="00D5233B">
          <w:rPr>
            <w:rFonts w:hint="eastAsia"/>
          </w:rPr>
          <w:delText>Android4.1</w:delText>
        </w:r>
        <w:r w:rsidR="002F04EB" w:rsidDel="00D5233B">
          <w:rPr>
            <w:rFonts w:hint="eastAsia"/>
          </w:rPr>
          <w:delText>と</w:delText>
        </w:r>
        <w:r w:rsidR="002F04EB" w:rsidDel="00D5233B">
          <w:rPr>
            <w:rFonts w:hint="eastAsia"/>
          </w:rPr>
          <w:delText>Android4.2</w:delText>
        </w:r>
        <w:r w:rsidR="002F04EB" w:rsidDel="00D5233B">
          <w:rPr>
            <w:rFonts w:hint="eastAsia"/>
          </w:rPr>
          <w:delText>になります</w:delText>
        </w:r>
        <w:r w:rsidR="00400BD7" w:rsidDel="00D5233B">
          <w:rPr>
            <w:rFonts w:hint="eastAsia"/>
          </w:rPr>
          <w:delText>）。</w:delText>
        </w:r>
      </w:del>
    </w:p>
    <w:p w14:paraId="33DBAA37" w14:textId="4E40A67E" w:rsidR="003663F0" w:rsidDel="00D5233B" w:rsidRDefault="003663F0">
      <w:pPr>
        <w:pStyle w:val="ListParagraph"/>
        <w:keepNext/>
        <w:numPr>
          <w:ilvl w:val="0"/>
          <w:numId w:val="27"/>
        </w:numPr>
        <w:ind w:leftChars="0"/>
        <w:jc w:val="center"/>
        <w:rPr>
          <w:del w:id="2017" w:author="lhc1990" w:date="2016-05-19T14:06:00Z"/>
        </w:rPr>
        <w:pPrChange w:id="2018" w:author="lhc1990" w:date="2016-05-19T14:06:00Z">
          <w:pPr>
            <w:pStyle w:val="ListParagraph"/>
            <w:numPr>
              <w:numId w:val="27"/>
            </w:numPr>
            <w:ind w:leftChars="0" w:left="420" w:hanging="420"/>
          </w:pPr>
        </w:pPrChange>
      </w:pPr>
      <w:del w:id="2019" w:author="lhc1990" w:date="2016-05-19T14:06:00Z">
        <w:r w:rsidDel="00D5233B">
          <w:rPr>
            <w:rFonts w:hint="eastAsia"/>
          </w:rPr>
          <w:delText>試験の手順</w:delText>
        </w:r>
      </w:del>
    </w:p>
    <w:p w14:paraId="6C9E0C1A" w14:textId="7A513282" w:rsidR="002936DB" w:rsidDel="00D5233B" w:rsidRDefault="006F6402">
      <w:pPr>
        <w:pStyle w:val="ListParagraph"/>
        <w:keepNext/>
        <w:ind w:leftChars="0" w:left="420"/>
        <w:jc w:val="center"/>
        <w:rPr>
          <w:del w:id="2020" w:author="lhc1990" w:date="2016-05-19T14:06:00Z"/>
        </w:rPr>
        <w:pPrChange w:id="2021" w:author="lhc1990" w:date="2016-05-19T14:06:00Z">
          <w:pPr>
            <w:pStyle w:val="ListParagraph"/>
            <w:ind w:leftChars="0" w:left="420"/>
          </w:pPr>
        </w:pPrChange>
      </w:pPr>
      <w:del w:id="2022" w:author="lhc1990" w:date="2016-05-19T14:06:00Z">
        <w:r w:rsidDel="00D5233B">
          <w:rPr>
            <w:rFonts w:hint="eastAsia"/>
          </w:rPr>
          <w:delText>サンプルアプリを起動して、試験仕様書の通り、操作して</w:delText>
        </w:r>
        <w:r w:rsidR="00E726CE" w:rsidDel="00D5233B">
          <w:rPr>
            <w:rFonts w:hint="eastAsia"/>
          </w:rPr>
          <w:delText>下さい</w:delText>
        </w:r>
        <w:r w:rsidDel="00D5233B">
          <w:rPr>
            <w:rFonts w:hint="eastAsia"/>
          </w:rPr>
          <w:delText>。難しくないため、説明は</w:delText>
        </w:r>
        <w:r w:rsidR="00D15EF1" w:rsidDel="00D5233B">
          <w:rPr>
            <w:rFonts w:hint="eastAsia"/>
          </w:rPr>
          <w:delText>省きます</w:delText>
        </w:r>
        <w:r w:rsidDel="00D5233B">
          <w:rPr>
            <w:rFonts w:hint="eastAsia"/>
          </w:rPr>
          <w:delText>。</w:delText>
        </w:r>
      </w:del>
    </w:p>
    <w:p w14:paraId="76381494" w14:textId="180BA488" w:rsidR="003663F0" w:rsidDel="00D5233B" w:rsidRDefault="003663F0">
      <w:pPr>
        <w:keepNext/>
        <w:jc w:val="center"/>
        <w:rPr>
          <w:del w:id="2023" w:author="lhc1990" w:date="2016-05-19T14:06:00Z"/>
        </w:rPr>
        <w:pPrChange w:id="2024" w:author="lhc1990" w:date="2016-05-19T14:06:00Z">
          <w:pPr/>
        </w:pPrChange>
      </w:pPr>
    </w:p>
    <w:p w14:paraId="743ECE0F" w14:textId="11B3C043" w:rsidR="00CB6307" w:rsidDel="00D5233B" w:rsidRDefault="00CB6307">
      <w:pPr>
        <w:keepNext/>
        <w:jc w:val="center"/>
        <w:rPr>
          <w:del w:id="2025" w:author="lhc1990" w:date="2016-05-19T14:06:00Z"/>
        </w:rPr>
        <w:pPrChange w:id="2026" w:author="lhc1990" w:date="2016-05-19T14:06:00Z">
          <w:pPr/>
        </w:pPrChange>
      </w:pPr>
    </w:p>
    <w:p w14:paraId="1450B1E3" w14:textId="30020E35" w:rsidR="0016528C" w:rsidDel="00D5233B" w:rsidRDefault="0016528C">
      <w:pPr>
        <w:pStyle w:val="Heading2"/>
        <w:numPr>
          <w:ilvl w:val="1"/>
          <w:numId w:val="7"/>
        </w:numPr>
        <w:jc w:val="center"/>
        <w:rPr>
          <w:del w:id="2027" w:author="lhc1990" w:date="2016-05-19T14:06:00Z"/>
        </w:rPr>
        <w:pPrChange w:id="2028" w:author="lhc1990" w:date="2016-05-19T14:06:00Z">
          <w:pPr>
            <w:pStyle w:val="Heading2"/>
            <w:numPr>
              <w:ilvl w:val="1"/>
              <w:numId w:val="7"/>
            </w:numPr>
            <w:ind w:left="567" w:hanging="567"/>
          </w:pPr>
        </w:pPrChange>
      </w:pPr>
      <w:del w:id="2029" w:author="lhc1990" w:date="2016-05-19T14:06:00Z">
        <w:r w:rsidDel="00D5233B">
          <w:rPr>
            <w:rFonts w:hint="eastAsia"/>
          </w:rPr>
          <w:delText>移行試験の手順</w:delText>
        </w:r>
      </w:del>
    </w:p>
    <w:p w14:paraId="7B631538" w14:textId="6C50BB7A" w:rsidR="00B31C57" w:rsidDel="00D5233B" w:rsidRDefault="00B31C57">
      <w:pPr>
        <w:pStyle w:val="ListParagraph"/>
        <w:keepNext/>
        <w:numPr>
          <w:ilvl w:val="0"/>
          <w:numId w:val="27"/>
        </w:numPr>
        <w:ind w:leftChars="0"/>
        <w:jc w:val="center"/>
        <w:rPr>
          <w:del w:id="2030" w:author="lhc1990" w:date="2016-05-19T14:06:00Z"/>
        </w:rPr>
        <w:pPrChange w:id="2031" w:author="lhc1990" w:date="2016-05-19T14:06:00Z">
          <w:pPr>
            <w:pStyle w:val="ListParagraph"/>
            <w:numPr>
              <w:numId w:val="27"/>
            </w:numPr>
            <w:ind w:leftChars="0" w:left="420" w:hanging="420"/>
          </w:pPr>
        </w:pPrChange>
      </w:pPr>
      <w:del w:id="2032" w:author="lhc1990" w:date="2016-05-19T14:06:00Z">
        <w:r w:rsidDel="00D5233B">
          <w:rPr>
            <w:rFonts w:hint="eastAsia"/>
          </w:rPr>
          <w:delText>試験の内容</w:delText>
        </w:r>
      </w:del>
    </w:p>
    <w:p w14:paraId="36B6A8C2" w14:textId="509FBCD1" w:rsidR="00B31C57" w:rsidDel="00D5233B" w:rsidRDefault="00B31C57">
      <w:pPr>
        <w:pStyle w:val="ListParagraph"/>
        <w:keepNext/>
        <w:ind w:leftChars="0" w:left="420" w:firstLineChars="50" w:firstLine="105"/>
        <w:jc w:val="center"/>
        <w:rPr>
          <w:del w:id="2033" w:author="lhc1990" w:date="2016-05-19T14:06:00Z"/>
        </w:rPr>
        <w:pPrChange w:id="2034" w:author="lhc1990" w:date="2016-05-19T14:06:00Z">
          <w:pPr>
            <w:pStyle w:val="ListParagraph"/>
            <w:ind w:leftChars="0" w:left="420" w:firstLineChars="50" w:firstLine="105"/>
          </w:pPr>
        </w:pPrChange>
      </w:pPr>
      <w:del w:id="2035" w:author="lhc1990" w:date="2016-05-19T14:06:00Z">
        <w:r w:rsidDel="00D5233B">
          <w:rPr>
            <w:rFonts w:hint="eastAsia"/>
          </w:rPr>
          <w:delText>CrypgetSQL</w:delText>
        </w:r>
        <w:r w:rsidDel="00D5233B">
          <w:rPr>
            <w:rFonts w:hint="eastAsia"/>
          </w:rPr>
          <w:delText>の旧バージョンから新バージョンに変えても、作成したデータベースファイルを継続利用できることを確認します。</w:delText>
        </w:r>
      </w:del>
    </w:p>
    <w:p w14:paraId="1D5764AB" w14:textId="0B40E42D" w:rsidR="00B31C57" w:rsidDel="00D5233B" w:rsidRDefault="00B31C57">
      <w:pPr>
        <w:pStyle w:val="ListParagraph"/>
        <w:keepNext/>
        <w:numPr>
          <w:ilvl w:val="0"/>
          <w:numId w:val="27"/>
        </w:numPr>
        <w:ind w:leftChars="0"/>
        <w:jc w:val="center"/>
        <w:rPr>
          <w:del w:id="2036" w:author="lhc1990" w:date="2016-05-19T14:06:00Z"/>
        </w:rPr>
        <w:pPrChange w:id="2037" w:author="lhc1990" w:date="2016-05-19T14:06:00Z">
          <w:pPr>
            <w:pStyle w:val="ListParagraph"/>
            <w:numPr>
              <w:numId w:val="27"/>
            </w:numPr>
            <w:ind w:leftChars="0" w:left="420" w:hanging="420"/>
          </w:pPr>
        </w:pPrChange>
      </w:pPr>
      <w:del w:id="2038" w:author="lhc1990" w:date="2016-05-19T14:06:00Z">
        <w:r w:rsidDel="00D5233B">
          <w:rPr>
            <w:rFonts w:hint="eastAsia"/>
          </w:rPr>
          <w:delText>試験アプリ</w:delText>
        </w:r>
      </w:del>
    </w:p>
    <w:p w14:paraId="2C881D65" w14:textId="2C307484" w:rsidR="00B31C57" w:rsidRPr="00B31C57" w:rsidDel="00D5233B" w:rsidRDefault="00B31C57">
      <w:pPr>
        <w:pStyle w:val="ListParagraph"/>
        <w:keepNext/>
        <w:ind w:leftChars="0" w:left="420"/>
        <w:jc w:val="center"/>
        <w:rPr>
          <w:del w:id="2039" w:author="lhc1990" w:date="2016-05-19T14:06:00Z"/>
        </w:rPr>
        <w:pPrChange w:id="2040" w:author="lhc1990" w:date="2016-05-19T14:06:00Z">
          <w:pPr>
            <w:pStyle w:val="ListParagraph"/>
            <w:ind w:leftChars="0" w:left="420"/>
          </w:pPr>
        </w:pPrChange>
      </w:pPr>
      <w:del w:id="2041" w:author="lhc1990" w:date="2016-05-19T14:06:00Z">
        <w:r w:rsidDel="00D5233B">
          <w:rPr>
            <w:rFonts w:hint="eastAsia"/>
          </w:rPr>
          <w:delText>指定</w:delText>
        </w:r>
        <w:r w:rsidR="00921CB3" w:rsidDel="00D5233B">
          <w:rPr>
            <w:rFonts w:hint="eastAsia"/>
          </w:rPr>
          <w:delText>はありませんが、</w:delText>
        </w:r>
        <w:r w:rsidR="00921CB3" w:rsidRPr="000C7C7A" w:rsidDel="00D5233B">
          <w:delText>IntegrationTestApp1_1</w:delText>
        </w:r>
        <w:r w:rsidR="00921CB3" w:rsidDel="00D5233B">
          <w:rPr>
            <w:rFonts w:hint="eastAsia"/>
          </w:rPr>
          <w:delText>で試験</w:delText>
        </w:r>
        <w:r w:rsidR="00C82286" w:rsidDel="00D5233B">
          <w:rPr>
            <w:rFonts w:hint="eastAsia"/>
          </w:rPr>
          <w:delText>でき</w:delText>
        </w:r>
        <w:r w:rsidR="00921CB3" w:rsidDel="00D5233B">
          <w:rPr>
            <w:rFonts w:hint="eastAsia"/>
          </w:rPr>
          <w:delText>ます。</w:delText>
        </w:r>
      </w:del>
    </w:p>
    <w:p w14:paraId="1874E9C1" w14:textId="4F2B0A7B" w:rsidR="00B31C57" w:rsidDel="00D5233B" w:rsidRDefault="00B31C57">
      <w:pPr>
        <w:pStyle w:val="ListParagraph"/>
        <w:keepNext/>
        <w:numPr>
          <w:ilvl w:val="0"/>
          <w:numId w:val="27"/>
        </w:numPr>
        <w:ind w:leftChars="0"/>
        <w:jc w:val="center"/>
        <w:rPr>
          <w:del w:id="2042" w:author="lhc1990" w:date="2016-05-19T14:06:00Z"/>
        </w:rPr>
        <w:pPrChange w:id="2043" w:author="lhc1990" w:date="2016-05-19T14:06:00Z">
          <w:pPr>
            <w:pStyle w:val="ListParagraph"/>
            <w:numPr>
              <w:numId w:val="27"/>
            </w:numPr>
            <w:ind w:leftChars="0" w:left="420" w:hanging="420"/>
          </w:pPr>
        </w:pPrChange>
      </w:pPr>
      <w:del w:id="2044" w:author="lhc1990" w:date="2016-05-19T14:06:00Z">
        <w:r w:rsidDel="00D5233B">
          <w:rPr>
            <w:rFonts w:hint="eastAsia"/>
          </w:rPr>
          <w:delText>試験の手順</w:delText>
        </w:r>
      </w:del>
    </w:p>
    <w:p w14:paraId="54A9D350" w14:textId="08A96F3F" w:rsidR="00FE24B5" w:rsidDel="00D5233B" w:rsidRDefault="00FE24B5">
      <w:pPr>
        <w:pStyle w:val="ListParagraph"/>
        <w:keepNext/>
        <w:numPr>
          <w:ilvl w:val="0"/>
          <w:numId w:val="31"/>
        </w:numPr>
        <w:ind w:leftChars="0"/>
        <w:jc w:val="center"/>
        <w:rPr>
          <w:del w:id="2045" w:author="lhc1990" w:date="2016-05-19T14:06:00Z"/>
        </w:rPr>
        <w:pPrChange w:id="2046" w:author="lhc1990" w:date="2016-05-19T14:06:00Z">
          <w:pPr>
            <w:pStyle w:val="ListParagraph"/>
            <w:numPr>
              <w:numId w:val="31"/>
            </w:numPr>
            <w:ind w:leftChars="0" w:hanging="420"/>
          </w:pPr>
        </w:pPrChange>
      </w:pPr>
      <w:del w:id="2047" w:author="lhc1990" w:date="2016-05-19T14:06:00Z">
        <w:r w:rsidDel="00D5233B">
          <w:rPr>
            <w:rFonts w:hint="eastAsia"/>
          </w:rPr>
          <w:delText>試験する</w:delText>
        </w:r>
        <w:r w:rsidDel="00D5233B">
          <w:rPr>
            <w:rFonts w:hint="eastAsia"/>
          </w:rPr>
          <w:delText>Android</w:delText>
        </w:r>
        <w:r w:rsidDel="00D5233B">
          <w:rPr>
            <w:rFonts w:hint="eastAsia"/>
          </w:rPr>
          <w:delText>端末を起動します。</w:delText>
        </w:r>
      </w:del>
    </w:p>
    <w:p w14:paraId="17B4DFE8" w14:textId="0D262BB3" w:rsidR="00B31C57" w:rsidDel="00D5233B" w:rsidRDefault="00065043">
      <w:pPr>
        <w:pStyle w:val="ListParagraph"/>
        <w:keepNext/>
        <w:numPr>
          <w:ilvl w:val="0"/>
          <w:numId w:val="31"/>
        </w:numPr>
        <w:ind w:leftChars="0"/>
        <w:jc w:val="center"/>
        <w:rPr>
          <w:del w:id="2048" w:author="lhc1990" w:date="2016-05-19T14:06:00Z"/>
        </w:rPr>
        <w:pPrChange w:id="2049" w:author="lhc1990" w:date="2016-05-19T14:06:00Z">
          <w:pPr>
            <w:pStyle w:val="ListParagraph"/>
            <w:numPr>
              <w:numId w:val="31"/>
            </w:numPr>
            <w:ind w:leftChars="0" w:hanging="420"/>
          </w:pPr>
        </w:pPrChange>
      </w:pPr>
      <w:del w:id="2050" w:author="lhc1990" w:date="2016-05-19T14:06:00Z">
        <w:r w:rsidDel="00D5233B">
          <w:rPr>
            <w:rFonts w:hint="eastAsia"/>
          </w:rPr>
          <w:delText>Eclipse</w:delText>
        </w:r>
        <w:r w:rsidDel="00D5233B">
          <w:rPr>
            <w:rFonts w:hint="eastAsia"/>
          </w:rPr>
          <w:delText>で</w:delText>
        </w:r>
        <w:r w:rsidR="00D65A82" w:rsidDel="00D5233B">
          <w:rPr>
            <w:rFonts w:hint="eastAsia"/>
          </w:rPr>
          <w:delText>、</w:delText>
        </w:r>
        <w:r w:rsidR="004C5D59" w:rsidDel="00D5233B">
          <w:rPr>
            <w:rFonts w:hint="eastAsia"/>
          </w:rPr>
          <w:delText>旧バージョンの</w:delText>
        </w:r>
        <w:r w:rsidR="004C5D59" w:rsidDel="00D5233B">
          <w:rPr>
            <w:rFonts w:hint="eastAsia"/>
          </w:rPr>
          <w:delText>CrypgetSQL</w:delText>
        </w:r>
        <w:r w:rsidR="004C5D59" w:rsidDel="00D5233B">
          <w:rPr>
            <w:rFonts w:hint="eastAsia"/>
          </w:rPr>
          <w:delText>を</w:delText>
        </w:r>
        <w:r w:rsidR="004C5D59" w:rsidDel="00D5233B">
          <w:rPr>
            <w:rFonts w:hint="eastAsia"/>
          </w:rPr>
          <w:delText>libs</w:delText>
        </w:r>
        <w:r w:rsidR="004C5D59" w:rsidDel="00D5233B">
          <w:rPr>
            <w:rFonts w:hint="eastAsia"/>
          </w:rPr>
          <w:delText>に配置して、プロジェクトをクリーンします。</w:delText>
        </w:r>
      </w:del>
    </w:p>
    <w:p w14:paraId="72C21EE7" w14:textId="213AB554" w:rsidR="004C5D59" w:rsidDel="00D5233B" w:rsidRDefault="002E04C5">
      <w:pPr>
        <w:pStyle w:val="ListParagraph"/>
        <w:keepNext/>
        <w:numPr>
          <w:ilvl w:val="0"/>
          <w:numId w:val="31"/>
        </w:numPr>
        <w:ind w:leftChars="0"/>
        <w:jc w:val="center"/>
        <w:rPr>
          <w:del w:id="2051" w:author="lhc1990" w:date="2016-05-19T14:06:00Z"/>
        </w:rPr>
        <w:pPrChange w:id="2052" w:author="lhc1990" w:date="2016-05-19T14:06:00Z">
          <w:pPr>
            <w:pStyle w:val="ListParagraph"/>
            <w:numPr>
              <w:numId w:val="31"/>
            </w:numPr>
            <w:ind w:leftChars="0" w:hanging="420"/>
          </w:pPr>
        </w:pPrChange>
      </w:pPr>
      <w:del w:id="2053" w:author="lhc1990" w:date="2016-05-19T14:06:00Z">
        <w:r w:rsidDel="00D5233B">
          <w:rPr>
            <w:rFonts w:hint="eastAsia"/>
          </w:rPr>
          <w:delText>Eclipse</w:delText>
        </w:r>
        <w:r w:rsidDel="00D5233B">
          <w:rPr>
            <w:rFonts w:hint="eastAsia"/>
          </w:rPr>
          <w:delText>で、</w:delText>
        </w:r>
        <w:r w:rsidR="004C5D59" w:rsidDel="00D5233B">
          <w:rPr>
            <w:rFonts w:hint="eastAsia"/>
          </w:rPr>
          <w:delText>APK</w:delText>
        </w:r>
        <w:r w:rsidR="004C5D59" w:rsidDel="00D5233B">
          <w:rPr>
            <w:rFonts w:hint="eastAsia"/>
          </w:rPr>
          <w:delText>ファイルを作成します。作成方法は</w:delText>
        </w:r>
        <w:r w:rsidR="00A07E6B" w:rsidDel="00D5233B">
          <w:fldChar w:fldCharType="begin"/>
        </w:r>
        <w:r w:rsidR="00A07E6B" w:rsidDel="00D5233B">
          <w:delInstrText xml:space="preserve"> </w:delInstrText>
        </w:r>
        <w:r w:rsidR="00A07E6B" w:rsidDel="00D5233B">
          <w:rPr>
            <w:rFonts w:hint="eastAsia"/>
          </w:rPr>
          <w:delInstrText>REF _Ref416369616 \n \h</w:delInstrText>
        </w:r>
        <w:r w:rsidR="00A07E6B" w:rsidDel="00D5233B">
          <w:delInstrText xml:space="preserve"> </w:delInstrText>
        </w:r>
        <w:r w:rsidR="00A07E6B" w:rsidDel="00D5233B">
          <w:fldChar w:fldCharType="separate"/>
        </w:r>
        <w:r w:rsidR="00184145" w:rsidDel="00D5233B">
          <w:delText>4.2</w:delText>
        </w:r>
        <w:r w:rsidR="00A07E6B" w:rsidDel="00D5233B">
          <w:fldChar w:fldCharType="end"/>
        </w:r>
        <w:r w:rsidR="00A07E6B" w:rsidDel="00D5233B">
          <w:rPr>
            <w:rFonts w:hint="eastAsia"/>
          </w:rPr>
          <w:delText>節に記載</w:delText>
        </w:r>
        <w:r w:rsidR="004C5D59" w:rsidDel="00D5233B">
          <w:rPr>
            <w:rFonts w:hint="eastAsia"/>
          </w:rPr>
          <w:delText>します。</w:delText>
        </w:r>
      </w:del>
    </w:p>
    <w:p w14:paraId="67BAA5FB" w14:textId="2D3FA3D8" w:rsidR="004C5D59" w:rsidDel="00D5233B" w:rsidRDefault="00065043">
      <w:pPr>
        <w:pStyle w:val="ListParagraph"/>
        <w:keepNext/>
        <w:numPr>
          <w:ilvl w:val="0"/>
          <w:numId w:val="31"/>
        </w:numPr>
        <w:ind w:leftChars="0"/>
        <w:jc w:val="center"/>
        <w:rPr>
          <w:del w:id="2054" w:author="lhc1990" w:date="2016-05-19T14:06:00Z"/>
        </w:rPr>
        <w:pPrChange w:id="2055" w:author="lhc1990" w:date="2016-05-19T14:06:00Z">
          <w:pPr>
            <w:pStyle w:val="ListParagraph"/>
            <w:numPr>
              <w:numId w:val="31"/>
            </w:numPr>
            <w:ind w:leftChars="0" w:hanging="420"/>
          </w:pPr>
        </w:pPrChange>
      </w:pPr>
      <w:del w:id="2056" w:author="lhc1990" w:date="2016-05-19T14:06:00Z">
        <w:r w:rsidDel="00D5233B">
          <w:rPr>
            <w:rFonts w:hint="eastAsia"/>
          </w:rPr>
          <w:delText>Eclipse</w:delText>
        </w:r>
        <w:r w:rsidDel="00D5233B">
          <w:rPr>
            <w:rFonts w:hint="eastAsia"/>
          </w:rPr>
          <w:delText>で</w:delText>
        </w:r>
        <w:r w:rsidR="00D65A82" w:rsidDel="00D5233B">
          <w:rPr>
            <w:rFonts w:hint="eastAsia"/>
          </w:rPr>
          <w:delText>、</w:delText>
        </w:r>
        <w:r w:rsidR="004C5D59" w:rsidDel="00D5233B">
          <w:rPr>
            <w:rFonts w:hint="eastAsia"/>
          </w:rPr>
          <w:delText>新バージョンの</w:delText>
        </w:r>
        <w:r w:rsidR="004C5D59" w:rsidDel="00D5233B">
          <w:rPr>
            <w:rFonts w:hint="eastAsia"/>
          </w:rPr>
          <w:delText>CrypgetSQL</w:delText>
        </w:r>
        <w:r w:rsidR="004C5D59" w:rsidDel="00D5233B">
          <w:rPr>
            <w:rFonts w:hint="eastAsia"/>
          </w:rPr>
          <w:delText>を</w:delText>
        </w:r>
        <w:r w:rsidR="004C5D59" w:rsidDel="00D5233B">
          <w:rPr>
            <w:rFonts w:hint="eastAsia"/>
          </w:rPr>
          <w:delText>libs</w:delText>
        </w:r>
        <w:r w:rsidR="004C5D59" w:rsidDel="00D5233B">
          <w:rPr>
            <w:rFonts w:hint="eastAsia"/>
          </w:rPr>
          <w:delText>に配置して、プロジェクトをクリーンします。</w:delText>
        </w:r>
      </w:del>
    </w:p>
    <w:p w14:paraId="67772BFF" w14:textId="0A81EC5E" w:rsidR="00155562" w:rsidDel="00D5233B" w:rsidRDefault="002E04C5">
      <w:pPr>
        <w:pStyle w:val="ListParagraph"/>
        <w:keepNext/>
        <w:numPr>
          <w:ilvl w:val="0"/>
          <w:numId w:val="31"/>
        </w:numPr>
        <w:ind w:leftChars="0"/>
        <w:jc w:val="center"/>
        <w:rPr>
          <w:del w:id="2057" w:author="lhc1990" w:date="2016-05-19T14:06:00Z"/>
        </w:rPr>
        <w:pPrChange w:id="2058" w:author="lhc1990" w:date="2016-05-19T14:06:00Z">
          <w:pPr>
            <w:pStyle w:val="ListParagraph"/>
            <w:numPr>
              <w:numId w:val="31"/>
            </w:numPr>
            <w:ind w:leftChars="0" w:hanging="420"/>
          </w:pPr>
        </w:pPrChange>
      </w:pPr>
      <w:del w:id="2059" w:author="lhc1990" w:date="2016-05-19T14:06:00Z">
        <w:r w:rsidDel="00D5233B">
          <w:rPr>
            <w:rFonts w:hint="eastAsia"/>
          </w:rPr>
          <w:delText>Eclipse</w:delText>
        </w:r>
        <w:r w:rsidDel="00D5233B">
          <w:rPr>
            <w:rFonts w:hint="eastAsia"/>
          </w:rPr>
          <w:delText>で、</w:delText>
        </w:r>
        <w:r w:rsidR="004C5D59" w:rsidDel="00D5233B">
          <w:rPr>
            <w:rFonts w:hint="eastAsia"/>
          </w:rPr>
          <w:delText>APK</w:delText>
        </w:r>
        <w:r w:rsidR="004C5D59" w:rsidDel="00D5233B">
          <w:rPr>
            <w:rFonts w:hint="eastAsia"/>
          </w:rPr>
          <w:delText>ファイルを作成します。</w:delText>
        </w:r>
        <w:r w:rsidR="00A07E6B" w:rsidDel="00D5233B">
          <w:rPr>
            <w:rFonts w:hint="eastAsia"/>
          </w:rPr>
          <w:delText>作成方法は</w:delText>
        </w:r>
        <w:r w:rsidR="00A07E6B" w:rsidDel="00D5233B">
          <w:fldChar w:fldCharType="begin"/>
        </w:r>
        <w:r w:rsidR="00A07E6B" w:rsidDel="00D5233B">
          <w:delInstrText xml:space="preserve"> </w:delInstrText>
        </w:r>
        <w:r w:rsidR="00A07E6B" w:rsidDel="00D5233B">
          <w:rPr>
            <w:rFonts w:hint="eastAsia"/>
          </w:rPr>
          <w:delInstrText>REF _Ref416369616 \n \h</w:delInstrText>
        </w:r>
        <w:r w:rsidR="00A07E6B" w:rsidDel="00D5233B">
          <w:delInstrText xml:space="preserve"> </w:delInstrText>
        </w:r>
        <w:r w:rsidR="00A07E6B" w:rsidDel="00D5233B">
          <w:fldChar w:fldCharType="separate"/>
        </w:r>
        <w:r w:rsidR="00184145" w:rsidDel="00D5233B">
          <w:delText>4.2</w:delText>
        </w:r>
        <w:r w:rsidR="00A07E6B" w:rsidDel="00D5233B">
          <w:fldChar w:fldCharType="end"/>
        </w:r>
        <w:r w:rsidR="00A07E6B" w:rsidDel="00D5233B">
          <w:rPr>
            <w:rFonts w:hint="eastAsia"/>
          </w:rPr>
          <w:delText>節に記載します。</w:delText>
        </w:r>
      </w:del>
    </w:p>
    <w:p w14:paraId="1FC101B3" w14:textId="3D7D144E" w:rsidR="004C5D59" w:rsidDel="00D5233B" w:rsidRDefault="004C5D59">
      <w:pPr>
        <w:pStyle w:val="ListParagraph"/>
        <w:keepNext/>
        <w:ind w:leftChars="0"/>
        <w:jc w:val="center"/>
        <w:rPr>
          <w:del w:id="2060" w:author="lhc1990" w:date="2016-05-19T14:06:00Z"/>
        </w:rPr>
        <w:pPrChange w:id="2061" w:author="lhc1990" w:date="2016-05-19T14:06:00Z">
          <w:pPr>
            <w:pStyle w:val="ListParagraph"/>
            <w:ind w:leftChars="0"/>
          </w:pPr>
        </w:pPrChange>
      </w:pPr>
      <w:del w:id="2062" w:author="lhc1990" w:date="2016-05-19T14:06:00Z">
        <w:r w:rsidDel="00D5233B">
          <w:rPr>
            <w:rFonts w:hint="eastAsia"/>
          </w:rPr>
          <w:delText>上記</w:delText>
        </w:r>
        <w:r w:rsidR="00FE24B5" w:rsidDel="00D5233B">
          <w:rPr>
            <w:rFonts w:hint="eastAsia"/>
          </w:rPr>
          <w:delText>③</w:delText>
        </w:r>
        <w:r w:rsidDel="00D5233B">
          <w:rPr>
            <w:rFonts w:hint="eastAsia"/>
          </w:rPr>
          <w:delText>で作成した</w:delText>
        </w:r>
        <w:r w:rsidDel="00D5233B">
          <w:rPr>
            <w:rFonts w:hint="eastAsia"/>
          </w:rPr>
          <w:delText>APK</w:delText>
        </w:r>
        <w:r w:rsidDel="00D5233B">
          <w:rPr>
            <w:rFonts w:hint="eastAsia"/>
          </w:rPr>
          <w:delText>を上書きしないように、別のフォルダに保存して</w:delText>
        </w:r>
        <w:r w:rsidR="00E726CE" w:rsidDel="00D5233B">
          <w:rPr>
            <w:rFonts w:hint="eastAsia"/>
          </w:rPr>
          <w:delText>下さい</w:delText>
        </w:r>
        <w:r w:rsidDel="00D5233B">
          <w:rPr>
            <w:rFonts w:hint="eastAsia"/>
          </w:rPr>
          <w:delText>。</w:delText>
        </w:r>
        <w:r w:rsidR="000744AF" w:rsidDel="00D5233B">
          <w:rPr>
            <w:rFonts w:hint="eastAsia"/>
          </w:rPr>
          <w:delText>また、上記③で作成した</w:delText>
        </w:r>
        <w:r w:rsidR="000744AF" w:rsidDel="00D5233B">
          <w:rPr>
            <w:rFonts w:hint="eastAsia"/>
          </w:rPr>
          <w:delText>APK</w:delText>
        </w:r>
        <w:r w:rsidR="000744AF" w:rsidDel="00D5233B">
          <w:rPr>
            <w:rFonts w:hint="eastAsia"/>
          </w:rPr>
          <w:delText>と同じ鍵で署名して</w:delText>
        </w:r>
        <w:r w:rsidR="00E726CE" w:rsidDel="00D5233B">
          <w:rPr>
            <w:rFonts w:hint="eastAsia"/>
          </w:rPr>
          <w:delText>下さい</w:delText>
        </w:r>
        <w:r w:rsidR="000744AF" w:rsidDel="00D5233B">
          <w:rPr>
            <w:rFonts w:hint="eastAsia"/>
          </w:rPr>
          <w:delText>。</w:delText>
        </w:r>
      </w:del>
    </w:p>
    <w:p w14:paraId="180491F9" w14:textId="25239016" w:rsidR="004C5D59" w:rsidDel="00D5233B" w:rsidRDefault="00D65A82">
      <w:pPr>
        <w:pStyle w:val="ListParagraph"/>
        <w:keepNext/>
        <w:numPr>
          <w:ilvl w:val="0"/>
          <w:numId w:val="31"/>
        </w:numPr>
        <w:ind w:leftChars="0"/>
        <w:jc w:val="center"/>
        <w:rPr>
          <w:del w:id="2063" w:author="lhc1990" w:date="2016-05-19T14:06:00Z"/>
        </w:rPr>
        <w:pPrChange w:id="2064" w:author="lhc1990" w:date="2016-05-19T14:06:00Z">
          <w:pPr>
            <w:pStyle w:val="ListParagraph"/>
            <w:numPr>
              <w:numId w:val="31"/>
            </w:numPr>
            <w:ind w:leftChars="0" w:hanging="420"/>
          </w:pPr>
        </w:pPrChange>
      </w:pPr>
      <w:del w:id="2065" w:author="lhc1990" w:date="2016-05-19T14:06:00Z">
        <w:r w:rsidDel="00D5233B">
          <w:rPr>
            <w:rFonts w:hint="eastAsia"/>
          </w:rPr>
          <w:delText>コマンドプロンプトで、</w:delText>
        </w:r>
        <w:r w:rsidR="00F715BA" w:rsidDel="00D5233B">
          <w:rPr>
            <w:rFonts w:hint="eastAsia"/>
          </w:rPr>
          <w:delText>旧バージョンの</w:delText>
        </w:r>
        <w:r w:rsidR="00F715BA" w:rsidDel="00D5233B">
          <w:rPr>
            <w:rFonts w:hint="eastAsia"/>
          </w:rPr>
          <w:delText>CrypgetSQL</w:delText>
        </w:r>
        <w:r w:rsidR="00F715BA" w:rsidDel="00D5233B">
          <w:rPr>
            <w:rFonts w:hint="eastAsia"/>
          </w:rPr>
          <w:delText>で作成した</w:delText>
        </w:r>
        <w:r w:rsidR="00F715BA" w:rsidDel="00D5233B">
          <w:rPr>
            <w:rFonts w:hint="eastAsia"/>
          </w:rPr>
          <w:delText>APK</w:delText>
        </w:r>
        <w:r w:rsidR="00F715BA" w:rsidDel="00D5233B">
          <w:rPr>
            <w:rFonts w:hint="eastAsia"/>
          </w:rPr>
          <w:delText>（上記③</w:delText>
        </w:r>
        <w:r w:rsidR="00291DE2" w:rsidDel="00D5233B">
          <w:rPr>
            <w:rFonts w:hint="eastAsia"/>
          </w:rPr>
          <w:delText>で作成</w:delText>
        </w:r>
        <w:r w:rsidR="00F715BA" w:rsidDel="00D5233B">
          <w:rPr>
            <w:rFonts w:hint="eastAsia"/>
          </w:rPr>
          <w:delText>）をインストールします。</w:delText>
        </w:r>
        <w:r w:rsidR="00BF00CB" w:rsidDel="00D5233B">
          <w:rPr>
            <w:rFonts w:hint="eastAsia"/>
          </w:rPr>
          <w:delText>（</w:delText>
        </w:r>
        <w:r w:rsidR="00BF00CB" w:rsidDel="00D5233B">
          <w:fldChar w:fldCharType="begin"/>
        </w:r>
        <w:r w:rsidR="00BF00CB" w:rsidDel="00D5233B">
          <w:delInstrText xml:space="preserve"> </w:delInstrText>
        </w:r>
        <w:r w:rsidR="00BF00CB" w:rsidDel="00D5233B">
          <w:rPr>
            <w:rFonts w:hint="eastAsia"/>
          </w:rPr>
          <w:delInstrText>REF _Ref416369490 \n \h</w:delInstrText>
        </w:r>
        <w:r w:rsidR="00BF00CB" w:rsidDel="00D5233B">
          <w:delInstrText xml:space="preserve"> </w:delInstrText>
        </w:r>
        <w:r w:rsidR="00BF00CB" w:rsidDel="00D5233B">
          <w:fldChar w:fldCharType="separate"/>
        </w:r>
        <w:r w:rsidR="00184145" w:rsidDel="00D5233B">
          <w:delText>4.1.5</w:delText>
        </w:r>
        <w:r w:rsidR="00BF00CB" w:rsidDel="00D5233B">
          <w:fldChar w:fldCharType="end"/>
        </w:r>
        <w:r w:rsidR="00BF00CB" w:rsidDel="00D5233B">
          <w:rPr>
            <w:rFonts w:hint="eastAsia"/>
          </w:rPr>
          <w:delText>項参照。このときオプション</w:delText>
        </w:r>
        <w:r w:rsidR="00BF00CB" w:rsidDel="00D5233B">
          <w:rPr>
            <w:rFonts w:hint="eastAsia"/>
          </w:rPr>
          <w:delText>-r</w:delText>
        </w:r>
        <w:r w:rsidR="00BF00CB" w:rsidDel="00D5233B">
          <w:rPr>
            <w:rFonts w:hint="eastAsia"/>
          </w:rPr>
          <w:delText>の指定は不要です）</w:delText>
        </w:r>
      </w:del>
    </w:p>
    <w:p w14:paraId="14FB711D" w14:textId="5641078F" w:rsidR="00F715BA" w:rsidDel="00D5233B" w:rsidRDefault="00310586">
      <w:pPr>
        <w:pStyle w:val="ListParagraph"/>
        <w:keepNext/>
        <w:numPr>
          <w:ilvl w:val="0"/>
          <w:numId w:val="31"/>
        </w:numPr>
        <w:ind w:leftChars="0"/>
        <w:jc w:val="center"/>
        <w:rPr>
          <w:del w:id="2066" w:author="lhc1990" w:date="2016-05-19T14:06:00Z"/>
        </w:rPr>
        <w:pPrChange w:id="2067" w:author="lhc1990" w:date="2016-05-19T14:06:00Z">
          <w:pPr>
            <w:pStyle w:val="ListParagraph"/>
            <w:numPr>
              <w:numId w:val="31"/>
            </w:numPr>
            <w:ind w:leftChars="0" w:hanging="420"/>
          </w:pPr>
        </w:pPrChange>
      </w:pPr>
      <w:del w:id="2068" w:author="lhc1990" w:date="2016-05-19T14:06:00Z">
        <w:r w:rsidDel="00D5233B">
          <w:rPr>
            <w:rFonts w:hint="eastAsia"/>
          </w:rPr>
          <w:delText>端末</w:delText>
        </w:r>
        <w:r w:rsidR="00D4311A" w:rsidDel="00D5233B">
          <w:rPr>
            <w:rFonts w:hint="eastAsia"/>
          </w:rPr>
          <w:delText>の画面</w:delText>
        </w:r>
        <w:r w:rsidDel="00D5233B">
          <w:rPr>
            <w:rFonts w:hint="eastAsia"/>
          </w:rPr>
          <w:delText>上で、</w:delText>
        </w:r>
        <w:r w:rsidR="00F715BA" w:rsidDel="00D5233B">
          <w:rPr>
            <w:rFonts w:hint="eastAsia"/>
          </w:rPr>
          <w:delText>インストールしたアプリケーション（上記⑥</w:delText>
        </w:r>
        <w:r w:rsidR="00291DE2" w:rsidDel="00D5233B">
          <w:rPr>
            <w:rFonts w:hint="eastAsia"/>
          </w:rPr>
          <w:delText>でインストール</w:delText>
        </w:r>
        <w:r w:rsidR="00F715BA" w:rsidDel="00D5233B">
          <w:rPr>
            <w:rFonts w:hint="eastAsia"/>
          </w:rPr>
          <w:delText>）でいく</w:delText>
        </w:r>
        <w:r w:rsidR="003772B4" w:rsidDel="00D5233B">
          <w:rPr>
            <w:rFonts w:hint="eastAsia"/>
          </w:rPr>
          <w:delText>つ</w:delText>
        </w:r>
        <w:r w:rsidR="00F715BA" w:rsidDel="00D5233B">
          <w:rPr>
            <w:rFonts w:hint="eastAsia"/>
          </w:rPr>
          <w:delText>かデータを登録します。</w:delText>
        </w:r>
      </w:del>
    </w:p>
    <w:p w14:paraId="0B481642" w14:textId="7472D850" w:rsidR="00F715BA" w:rsidDel="00D5233B" w:rsidRDefault="00D65A82">
      <w:pPr>
        <w:pStyle w:val="ListParagraph"/>
        <w:keepNext/>
        <w:numPr>
          <w:ilvl w:val="0"/>
          <w:numId w:val="31"/>
        </w:numPr>
        <w:ind w:leftChars="0"/>
        <w:jc w:val="center"/>
        <w:rPr>
          <w:del w:id="2069" w:author="lhc1990" w:date="2016-05-19T14:06:00Z"/>
        </w:rPr>
        <w:pPrChange w:id="2070" w:author="lhc1990" w:date="2016-05-19T14:06:00Z">
          <w:pPr>
            <w:pStyle w:val="ListParagraph"/>
            <w:numPr>
              <w:numId w:val="31"/>
            </w:numPr>
            <w:ind w:leftChars="0" w:hanging="420"/>
          </w:pPr>
        </w:pPrChange>
      </w:pPr>
      <w:del w:id="2071" w:author="lhc1990" w:date="2016-05-19T14:06:00Z">
        <w:r w:rsidDel="00D5233B">
          <w:rPr>
            <w:rFonts w:hint="eastAsia"/>
          </w:rPr>
          <w:delText>コマンドプロンプトで、</w:delText>
        </w:r>
        <w:r w:rsidR="00291DE2" w:rsidDel="00D5233B">
          <w:rPr>
            <w:rFonts w:hint="eastAsia"/>
          </w:rPr>
          <w:delText>新バージョンの</w:delText>
        </w:r>
        <w:r w:rsidR="00291DE2" w:rsidDel="00D5233B">
          <w:rPr>
            <w:rFonts w:hint="eastAsia"/>
          </w:rPr>
          <w:delText>CrypgetSQL</w:delText>
        </w:r>
        <w:r w:rsidR="00291DE2" w:rsidDel="00D5233B">
          <w:rPr>
            <w:rFonts w:hint="eastAsia"/>
          </w:rPr>
          <w:delText>で作成した</w:delText>
        </w:r>
        <w:r w:rsidR="00291DE2" w:rsidDel="00D5233B">
          <w:rPr>
            <w:rFonts w:hint="eastAsia"/>
          </w:rPr>
          <w:delText>APK</w:delText>
        </w:r>
        <w:r w:rsidR="00291DE2" w:rsidDel="00D5233B">
          <w:rPr>
            <w:rFonts w:hint="eastAsia"/>
          </w:rPr>
          <w:delText>（上記⑤で作成）をインストールします。</w:delText>
        </w:r>
        <w:r w:rsidR="00800B8E" w:rsidDel="00D5233B">
          <w:rPr>
            <w:rFonts w:hint="eastAsia"/>
          </w:rPr>
          <w:delText>（</w:delText>
        </w:r>
        <w:r w:rsidR="00BF00CB" w:rsidDel="00D5233B">
          <w:fldChar w:fldCharType="begin"/>
        </w:r>
        <w:r w:rsidR="00BF00CB" w:rsidDel="00D5233B">
          <w:delInstrText xml:space="preserve"> </w:delInstrText>
        </w:r>
        <w:r w:rsidR="00BF00CB" w:rsidDel="00D5233B">
          <w:rPr>
            <w:rFonts w:hint="eastAsia"/>
          </w:rPr>
          <w:delInstrText>REF _Ref416369490 \n \h</w:delInstrText>
        </w:r>
        <w:r w:rsidR="00BF00CB" w:rsidDel="00D5233B">
          <w:delInstrText xml:space="preserve"> </w:delInstrText>
        </w:r>
        <w:r w:rsidR="00BF00CB" w:rsidDel="00D5233B">
          <w:fldChar w:fldCharType="separate"/>
        </w:r>
        <w:r w:rsidR="00184145" w:rsidDel="00D5233B">
          <w:delText>4.1.5</w:delText>
        </w:r>
        <w:r w:rsidR="00BF00CB" w:rsidDel="00D5233B">
          <w:fldChar w:fldCharType="end"/>
        </w:r>
        <w:r w:rsidR="00BF00CB" w:rsidDel="00D5233B">
          <w:rPr>
            <w:rFonts w:hint="eastAsia"/>
          </w:rPr>
          <w:delText>項参照。</w:delText>
        </w:r>
        <w:r w:rsidR="00800B8E" w:rsidDel="00D5233B">
          <w:rPr>
            <w:rFonts w:hint="eastAsia"/>
          </w:rPr>
          <w:delText>このときオプションに</w:delText>
        </w:r>
        <w:r w:rsidR="00800B8E" w:rsidDel="00D5233B">
          <w:rPr>
            <w:rFonts w:hint="eastAsia"/>
          </w:rPr>
          <w:delText>-r</w:delText>
        </w:r>
        <w:r w:rsidR="00800B8E" w:rsidDel="00D5233B">
          <w:rPr>
            <w:rFonts w:hint="eastAsia"/>
          </w:rPr>
          <w:delText>を指定して</w:delText>
        </w:r>
        <w:r w:rsidR="00E726CE" w:rsidDel="00D5233B">
          <w:rPr>
            <w:rFonts w:hint="eastAsia"/>
          </w:rPr>
          <w:delText>下さい</w:delText>
        </w:r>
        <w:r w:rsidR="00800B8E" w:rsidDel="00D5233B">
          <w:rPr>
            <w:rFonts w:hint="eastAsia"/>
          </w:rPr>
          <w:delText>）</w:delText>
        </w:r>
      </w:del>
    </w:p>
    <w:p w14:paraId="3AF632A0" w14:textId="30A32A1A" w:rsidR="00593ED6" w:rsidRPr="00B31C57" w:rsidDel="00D5233B" w:rsidRDefault="00310586">
      <w:pPr>
        <w:pStyle w:val="ListParagraph"/>
        <w:keepNext/>
        <w:numPr>
          <w:ilvl w:val="0"/>
          <w:numId w:val="31"/>
        </w:numPr>
        <w:ind w:leftChars="0"/>
        <w:jc w:val="center"/>
        <w:rPr>
          <w:del w:id="2072" w:author="lhc1990" w:date="2016-05-19T14:06:00Z"/>
        </w:rPr>
        <w:pPrChange w:id="2073" w:author="lhc1990" w:date="2016-05-19T14:06:00Z">
          <w:pPr>
            <w:pStyle w:val="ListParagraph"/>
            <w:numPr>
              <w:numId w:val="31"/>
            </w:numPr>
            <w:ind w:leftChars="0" w:hanging="420"/>
          </w:pPr>
        </w:pPrChange>
      </w:pPr>
      <w:del w:id="2074" w:author="lhc1990" w:date="2016-05-19T14:06:00Z">
        <w:r w:rsidDel="00D5233B">
          <w:rPr>
            <w:rFonts w:hint="eastAsia"/>
          </w:rPr>
          <w:delText>端末</w:delText>
        </w:r>
        <w:r w:rsidR="00D4311A" w:rsidDel="00D5233B">
          <w:rPr>
            <w:rFonts w:hint="eastAsia"/>
          </w:rPr>
          <w:delText>の画面</w:delText>
        </w:r>
        <w:r w:rsidDel="00D5233B">
          <w:rPr>
            <w:rFonts w:hint="eastAsia"/>
          </w:rPr>
          <w:delText>上で、</w:delText>
        </w:r>
        <w:r w:rsidR="00800B8E" w:rsidDel="00D5233B">
          <w:rPr>
            <w:rFonts w:hint="eastAsia"/>
          </w:rPr>
          <w:delText>インストールしたアプリケーション（上記⑧でインストール）でデータの一覧表示を行います。上記⑦で登録したデータが表示されることを確認します。</w:delText>
        </w:r>
      </w:del>
    </w:p>
    <w:p w14:paraId="120108E8" w14:textId="662CBBA4" w:rsidR="00593ED6" w:rsidDel="00D5233B" w:rsidRDefault="00593ED6">
      <w:pPr>
        <w:pStyle w:val="ListParagraph"/>
        <w:keepNext/>
        <w:numPr>
          <w:ilvl w:val="0"/>
          <w:numId w:val="27"/>
        </w:numPr>
        <w:ind w:leftChars="0"/>
        <w:jc w:val="center"/>
        <w:rPr>
          <w:del w:id="2075" w:author="lhc1990" w:date="2016-05-19T14:06:00Z"/>
        </w:rPr>
        <w:pPrChange w:id="2076" w:author="lhc1990" w:date="2016-05-19T14:06:00Z">
          <w:pPr>
            <w:pStyle w:val="ListParagraph"/>
            <w:numPr>
              <w:numId w:val="27"/>
            </w:numPr>
            <w:ind w:leftChars="0" w:left="420" w:hanging="420"/>
          </w:pPr>
        </w:pPrChange>
      </w:pPr>
      <w:del w:id="2077" w:author="lhc1990" w:date="2016-05-19T14:06:00Z">
        <w:r w:rsidDel="00D5233B">
          <w:rPr>
            <w:rFonts w:hint="eastAsia"/>
          </w:rPr>
          <w:delText>備考</w:delText>
        </w:r>
      </w:del>
    </w:p>
    <w:p w14:paraId="1976A7BB" w14:textId="771C6038" w:rsidR="009C0A6D" w:rsidRPr="009C0A6D" w:rsidDel="00D5233B" w:rsidRDefault="00593ED6">
      <w:pPr>
        <w:keepNext/>
        <w:ind w:left="420" w:firstLineChars="100" w:firstLine="210"/>
        <w:jc w:val="center"/>
        <w:rPr>
          <w:del w:id="2078" w:author="lhc1990" w:date="2016-05-19T14:06:00Z"/>
        </w:rPr>
        <w:pPrChange w:id="2079" w:author="lhc1990" w:date="2016-05-19T14:06:00Z">
          <w:pPr>
            <w:ind w:left="420" w:firstLineChars="100" w:firstLine="210"/>
          </w:pPr>
        </w:pPrChange>
      </w:pPr>
      <w:del w:id="2080" w:author="lhc1990" w:date="2016-05-19T14:06:00Z">
        <w:r w:rsidDel="00D5233B">
          <w:rPr>
            <w:rFonts w:hint="eastAsia"/>
          </w:rPr>
          <w:delText>V1</w:delText>
        </w:r>
        <w:r w:rsidR="0015069B" w:rsidDel="00D5233B">
          <w:rPr>
            <w:rFonts w:hint="eastAsia"/>
          </w:rPr>
          <w:delText>系</w:delText>
        </w:r>
        <w:r w:rsidDel="00D5233B">
          <w:rPr>
            <w:rFonts w:hint="eastAsia"/>
          </w:rPr>
          <w:delText>から</w:delText>
        </w:r>
        <w:r w:rsidDel="00D5233B">
          <w:rPr>
            <w:rFonts w:hint="eastAsia"/>
          </w:rPr>
          <w:delText>V2</w:delText>
        </w:r>
        <w:r w:rsidR="0015069B" w:rsidDel="00D5233B">
          <w:rPr>
            <w:rFonts w:hint="eastAsia"/>
          </w:rPr>
          <w:delText>系</w:delText>
        </w:r>
        <w:r w:rsidDel="00D5233B">
          <w:rPr>
            <w:rFonts w:hint="eastAsia"/>
          </w:rPr>
          <w:delText>への移行はできますが、</w:delText>
        </w:r>
        <w:r w:rsidDel="00D5233B">
          <w:rPr>
            <w:rFonts w:hint="eastAsia"/>
          </w:rPr>
          <w:delText>V2</w:delText>
        </w:r>
        <w:r w:rsidR="0015069B" w:rsidDel="00D5233B">
          <w:rPr>
            <w:rFonts w:hint="eastAsia"/>
          </w:rPr>
          <w:delText>系</w:delText>
        </w:r>
        <w:r w:rsidDel="00D5233B">
          <w:rPr>
            <w:rFonts w:hint="eastAsia"/>
          </w:rPr>
          <w:delText>から</w:delText>
        </w:r>
        <w:r w:rsidDel="00D5233B">
          <w:rPr>
            <w:rFonts w:hint="eastAsia"/>
          </w:rPr>
          <w:delText>V3</w:delText>
        </w:r>
        <w:r w:rsidR="0015069B" w:rsidDel="00D5233B">
          <w:rPr>
            <w:rFonts w:hint="eastAsia"/>
          </w:rPr>
          <w:delText>系</w:delText>
        </w:r>
        <w:r w:rsidDel="00D5233B">
          <w:rPr>
            <w:rFonts w:hint="eastAsia"/>
          </w:rPr>
          <w:delText>への移行はできません</w:delText>
        </w:r>
        <w:r w:rsidR="00377E0E" w:rsidDel="00D5233B">
          <w:rPr>
            <w:rFonts w:hint="eastAsia"/>
          </w:rPr>
          <w:delText>。</w:delText>
        </w:r>
        <w:r w:rsidR="0015069B" w:rsidDel="00D5233B">
          <w:rPr>
            <w:rFonts w:hint="eastAsia"/>
          </w:rPr>
          <w:delText>V3</w:delText>
        </w:r>
        <w:r w:rsidR="0015069B" w:rsidDel="00D5233B">
          <w:rPr>
            <w:rFonts w:hint="eastAsia"/>
          </w:rPr>
          <w:delText>系から</w:delText>
        </w:r>
        <w:r w:rsidR="0015069B" w:rsidDel="00D5233B">
          <w:rPr>
            <w:rFonts w:hint="eastAsia"/>
          </w:rPr>
          <w:delText>V3</w:delText>
        </w:r>
        <w:r w:rsidR="0015069B" w:rsidDel="00D5233B">
          <w:rPr>
            <w:rFonts w:hint="eastAsia"/>
          </w:rPr>
          <w:delText>系</w:delText>
        </w:r>
        <w:r w:rsidR="0015069B" w:rsidDel="00D5233B">
          <w:rPr>
            <w:rFonts w:hint="eastAsia"/>
          </w:rPr>
          <w:delText>(</w:delText>
        </w:r>
        <w:r w:rsidR="0015069B" w:rsidDel="00D5233B">
          <w:rPr>
            <w:rFonts w:hint="eastAsia"/>
          </w:rPr>
          <w:delText>例：</w:delText>
        </w:r>
        <w:r w:rsidR="0015069B" w:rsidDel="00D5233B">
          <w:rPr>
            <w:rFonts w:hint="eastAsia"/>
          </w:rPr>
          <w:delText>V3.0</w:delText>
        </w:r>
        <w:r w:rsidR="0015069B" w:rsidDel="00D5233B">
          <w:rPr>
            <w:rFonts w:hint="eastAsia"/>
          </w:rPr>
          <w:delText>から</w:delText>
        </w:r>
        <w:r w:rsidR="0015069B" w:rsidDel="00D5233B">
          <w:rPr>
            <w:rFonts w:hint="eastAsia"/>
          </w:rPr>
          <w:delText>V3.1)</w:delText>
        </w:r>
        <w:r w:rsidR="0015069B" w:rsidDel="00D5233B">
          <w:rPr>
            <w:rFonts w:hint="eastAsia"/>
          </w:rPr>
          <w:delText>はでき</w:delText>
        </w:r>
        <w:r w:rsidR="009C0A6D" w:rsidDel="00D5233B">
          <w:rPr>
            <w:rFonts w:hint="eastAsia"/>
          </w:rPr>
          <w:delText>ることを想定しています</w:delText>
        </w:r>
        <w:r w:rsidR="0095586E" w:rsidDel="00D5233B">
          <w:rPr>
            <w:rStyle w:val="FootnoteReference"/>
          </w:rPr>
          <w:footnoteReference w:id="2"/>
        </w:r>
        <w:r w:rsidR="0015069B" w:rsidDel="00D5233B">
          <w:rPr>
            <w:rFonts w:hint="eastAsia"/>
          </w:rPr>
          <w:delText>。</w:delText>
        </w:r>
      </w:del>
    </w:p>
    <w:p w14:paraId="751A7CDA" w14:textId="35EF4BBB" w:rsidR="000E2C9F" w:rsidDel="00D5233B" w:rsidRDefault="000E2C9F">
      <w:pPr>
        <w:keepNext/>
        <w:widowControl/>
        <w:jc w:val="center"/>
        <w:rPr>
          <w:del w:id="2087" w:author="lhc1990" w:date="2016-05-19T14:06:00Z"/>
        </w:rPr>
        <w:pPrChange w:id="2088" w:author="lhc1990" w:date="2016-05-19T14:06:00Z">
          <w:pPr>
            <w:widowControl/>
            <w:jc w:val="left"/>
          </w:pPr>
        </w:pPrChange>
      </w:pPr>
      <w:del w:id="2089" w:author="lhc1990" w:date="2016-05-19T14:06:00Z">
        <w:r w:rsidDel="00D5233B">
          <w:br w:type="page"/>
        </w:r>
      </w:del>
    </w:p>
    <w:p w14:paraId="1434A9EA" w14:textId="38390812" w:rsidR="00541939" w:rsidDel="00D5233B" w:rsidRDefault="00541939">
      <w:pPr>
        <w:keepNext/>
        <w:jc w:val="center"/>
        <w:rPr>
          <w:del w:id="2090" w:author="lhc1990" w:date="2016-05-19T14:06:00Z"/>
        </w:rPr>
        <w:pPrChange w:id="2091" w:author="lhc1990" w:date="2016-05-19T14:06:00Z">
          <w:pPr/>
        </w:pPrChange>
      </w:pPr>
    </w:p>
    <w:p w14:paraId="43672D15" w14:textId="74C88F76" w:rsidR="000E2C9F" w:rsidDel="00D5233B" w:rsidRDefault="000E2C9F">
      <w:pPr>
        <w:pStyle w:val="Heading1"/>
        <w:numPr>
          <w:ilvl w:val="0"/>
          <w:numId w:val="7"/>
        </w:numPr>
        <w:jc w:val="center"/>
        <w:rPr>
          <w:del w:id="2092" w:author="lhc1990" w:date="2016-05-19T14:06:00Z"/>
        </w:rPr>
        <w:pPrChange w:id="2093" w:author="lhc1990" w:date="2016-05-19T14:06:00Z">
          <w:pPr>
            <w:pStyle w:val="Heading1"/>
            <w:numPr>
              <w:numId w:val="7"/>
            </w:numPr>
            <w:ind w:left="425" w:hanging="425"/>
          </w:pPr>
        </w:pPrChange>
      </w:pPr>
      <w:bookmarkStart w:id="2094" w:name="_Ref416185643"/>
      <w:bookmarkStart w:id="2095" w:name="_Ref416185647"/>
      <w:del w:id="2096" w:author="lhc1990" w:date="2016-05-19T14:06:00Z">
        <w:r w:rsidDel="00D5233B">
          <w:rPr>
            <w:rFonts w:hint="eastAsia"/>
          </w:rPr>
          <w:delText>付録</w:delText>
        </w:r>
        <w:bookmarkEnd w:id="2094"/>
        <w:bookmarkEnd w:id="2095"/>
      </w:del>
    </w:p>
    <w:p w14:paraId="68394582" w14:textId="1CF100F5" w:rsidR="000E2C9F" w:rsidDel="00D5233B" w:rsidRDefault="001C6657">
      <w:pPr>
        <w:pStyle w:val="Heading2"/>
        <w:numPr>
          <w:ilvl w:val="1"/>
          <w:numId w:val="7"/>
        </w:numPr>
        <w:jc w:val="center"/>
        <w:rPr>
          <w:del w:id="2097" w:author="lhc1990" w:date="2016-05-19T14:06:00Z"/>
        </w:rPr>
        <w:pPrChange w:id="2098" w:author="lhc1990" w:date="2016-05-19T14:06:00Z">
          <w:pPr>
            <w:pStyle w:val="Heading2"/>
            <w:numPr>
              <w:ilvl w:val="1"/>
              <w:numId w:val="7"/>
            </w:numPr>
            <w:ind w:left="567" w:hanging="567"/>
          </w:pPr>
        </w:pPrChange>
      </w:pPr>
      <w:bookmarkStart w:id="2099" w:name="_Ref416167024"/>
      <w:del w:id="2100" w:author="lhc1990" w:date="2016-05-19T14:06:00Z">
        <w:r w:rsidDel="00D5233B">
          <w:rPr>
            <w:rFonts w:hint="eastAsia"/>
          </w:rPr>
          <w:delText>ADB</w:delText>
        </w:r>
        <w:r w:rsidDel="00D5233B">
          <w:rPr>
            <w:rFonts w:hint="eastAsia"/>
          </w:rPr>
          <w:delText>について</w:delText>
        </w:r>
        <w:bookmarkEnd w:id="2099"/>
      </w:del>
    </w:p>
    <w:p w14:paraId="782C85FB" w14:textId="1EFEE1BC" w:rsidR="001C6657" w:rsidDel="00D5233B" w:rsidRDefault="00612ADE">
      <w:pPr>
        <w:keepNext/>
        <w:ind w:firstLineChars="50" w:firstLine="105"/>
        <w:jc w:val="center"/>
        <w:rPr>
          <w:del w:id="2101" w:author="lhc1990" w:date="2016-05-19T14:06:00Z"/>
        </w:rPr>
        <w:pPrChange w:id="2102" w:author="lhc1990" w:date="2016-05-19T14:06:00Z">
          <w:pPr>
            <w:ind w:firstLineChars="50" w:firstLine="105"/>
          </w:pPr>
        </w:pPrChange>
      </w:pPr>
      <w:del w:id="2103" w:author="lhc1990" w:date="2016-05-19T14:06:00Z">
        <w:r w:rsidDel="00D5233B">
          <w:rPr>
            <w:rFonts w:hint="eastAsia"/>
          </w:rPr>
          <w:delText>Android</w:delText>
        </w:r>
        <w:r w:rsidDel="00D5233B">
          <w:rPr>
            <w:rFonts w:hint="eastAsia"/>
          </w:rPr>
          <w:delText>で試験を実施するに当たり、</w:delText>
        </w:r>
        <w:r w:rsidR="009018BA" w:rsidDel="00D5233B">
          <w:rPr>
            <w:rFonts w:hint="eastAsia"/>
          </w:rPr>
          <w:delText>ADB</w:delText>
        </w:r>
        <w:r w:rsidR="009018BA" w:rsidDel="00D5233B">
          <w:rPr>
            <w:rFonts w:hint="eastAsia"/>
          </w:rPr>
          <w:delText>（</w:delText>
        </w:r>
        <w:r w:rsidR="009018BA" w:rsidDel="00D5233B">
          <w:rPr>
            <w:rFonts w:hint="eastAsia"/>
          </w:rPr>
          <w:delText>Android Debug Bridge</w:delText>
        </w:r>
        <w:r w:rsidR="009018BA" w:rsidDel="00D5233B">
          <w:rPr>
            <w:rFonts w:hint="eastAsia"/>
          </w:rPr>
          <w:delText>）</w:delText>
        </w:r>
        <w:r w:rsidDel="00D5233B">
          <w:rPr>
            <w:rFonts w:hint="eastAsia"/>
          </w:rPr>
          <w:delText>という</w:delText>
        </w:r>
        <w:r w:rsidR="00921AB2" w:rsidDel="00D5233B">
          <w:rPr>
            <w:rFonts w:hint="eastAsia"/>
          </w:rPr>
          <w:delText>、</w:delText>
        </w:r>
        <w:r w:rsidR="00921AB2" w:rsidDel="00D5233B">
          <w:rPr>
            <w:rFonts w:hint="eastAsia"/>
          </w:rPr>
          <w:delText>Windows</w:delText>
        </w:r>
        <w:r w:rsidR="00921AB2" w:rsidDel="00D5233B">
          <w:rPr>
            <w:rFonts w:hint="eastAsia"/>
          </w:rPr>
          <w:delText>マシンから</w:delText>
        </w:r>
        <w:r w:rsidR="00921AB2" w:rsidDel="00D5233B">
          <w:rPr>
            <w:rFonts w:hint="eastAsia"/>
          </w:rPr>
          <w:delText>Android</w:delText>
        </w:r>
        <w:r w:rsidR="002C57A5" w:rsidDel="00D5233B">
          <w:rPr>
            <w:rFonts w:hint="eastAsia"/>
          </w:rPr>
          <w:delText>端末</w:delText>
        </w:r>
        <w:r w:rsidR="00716517" w:rsidDel="00D5233B">
          <w:rPr>
            <w:rFonts w:hint="eastAsia"/>
          </w:rPr>
          <w:delText>（</w:delText>
        </w:r>
        <w:r w:rsidR="00921AB2" w:rsidDel="00D5233B">
          <w:rPr>
            <w:rFonts w:hint="eastAsia"/>
          </w:rPr>
          <w:delText>実機・エミュレータ</w:delText>
        </w:r>
        <w:r w:rsidR="00716517" w:rsidDel="00D5233B">
          <w:rPr>
            <w:rFonts w:hint="eastAsia"/>
          </w:rPr>
          <w:delText>）</w:delText>
        </w:r>
        <w:r w:rsidR="00921AB2" w:rsidDel="00D5233B">
          <w:rPr>
            <w:rFonts w:hint="eastAsia"/>
          </w:rPr>
          <w:delText>を操作するための</w:delText>
        </w:r>
        <w:r w:rsidR="00876BF5" w:rsidDel="00D5233B">
          <w:rPr>
            <w:rFonts w:hint="eastAsia"/>
          </w:rPr>
          <w:delText>ツールが有用です</w:delText>
        </w:r>
        <w:r w:rsidDel="00D5233B">
          <w:rPr>
            <w:rFonts w:hint="eastAsia"/>
          </w:rPr>
          <w:delText>。</w:delText>
        </w:r>
        <w:r w:rsidR="00921AB2" w:rsidDel="00D5233B">
          <w:rPr>
            <w:rFonts w:hint="eastAsia"/>
          </w:rPr>
          <w:delText>本項では、</w:delText>
        </w:r>
        <w:r w:rsidR="003A071D" w:rsidDel="00D5233B">
          <w:rPr>
            <w:rFonts w:hint="eastAsia"/>
          </w:rPr>
          <w:delText>ADB</w:delText>
        </w:r>
        <w:r w:rsidR="003A071D" w:rsidDel="00D5233B">
          <w:rPr>
            <w:rFonts w:hint="eastAsia"/>
          </w:rPr>
          <w:delText>について</w:delText>
        </w:r>
        <w:r w:rsidR="000D5FB7" w:rsidDel="00D5233B">
          <w:rPr>
            <w:rFonts w:hint="eastAsia"/>
          </w:rPr>
          <w:delText>いく</w:delText>
        </w:r>
        <w:r w:rsidR="003772B4" w:rsidDel="00D5233B">
          <w:rPr>
            <w:rFonts w:hint="eastAsia"/>
          </w:rPr>
          <w:delText>つ</w:delText>
        </w:r>
        <w:r w:rsidR="000D5FB7" w:rsidDel="00D5233B">
          <w:rPr>
            <w:rFonts w:hint="eastAsia"/>
          </w:rPr>
          <w:delText>か</w:delText>
        </w:r>
        <w:r w:rsidR="003A071D" w:rsidDel="00D5233B">
          <w:rPr>
            <w:rFonts w:hint="eastAsia"/>
          </w:rPr>
          <w:delText>記載します。</w:delText>
        </w:r>
        <w:r w:rsidR="007B7996" w:rsidDel="00D5233B">
          <w:rPr>
            <w:rFonts w:hint="eastAsia"/>
          </w:rPr>
          <w:delText>詳細な利用方法は、以下のサイトを確認</w:delText>
        </w:r>
        <w:r w:rsidR="00E726CE" w:rsidDel="00D5233B">
          <w:rPr>
            <w:rFonts w:hint="eastAsia"/>
          </w:rPr>
          <w:delText>下さい</w:delText>
        </w:r>
        <w:r w:rsidR="007B7996" w:rsidDel="00D5233B">
          <w:rPr>
            <w:rFonts w:hint="eastAsia"/>
          </w:rPr>
          <w:delText>。</w:delText>
        </w:r>
      </w:del>
    </w:p>
    <w:p w14:paraId="5F1CF4C1" w14:textId="0FB50B02" w:rsidR="007B7996" w:rsidDel="00D5233B" w:rsidRDefault="00BE2168">
      <w:pPr>
        <w:keepNext/>
        <w:ind w:firstLine="709"/>
        <w:jc w:val="center"/>
        <w:rPr>
          <w:del w:id="2104" w:author="lhc1990" w:date="2016-05-19T14:06:00Z"/>
        </w:rPr>
        <w:pPrChange w:id="2105" w:author="lhc1990" w:date="2016-05-19T14:06:00Z">
          <w:pPr>
            <w:ind w:firstLine="709"/>
          </w:pPr>
        </w:pPrChange>
      </w:pPr>
      <w:del w:id="2106" w:author="lhc1990" w:date="2016-05-19T14:06:00Z">
        <w:r w:rsidDel="00D5233B">
          <w:fldChar w:fldCharType="begin"/>
        </w:r>
        <w:r w:rsidDel="00D5233B">
          <w:delInstrText xml:space="preserve"> HYPERLINK "http://developer.android.com/tools/help/adb.html" </w:delInstrText>
        </w:r>
        <w:r w:rsidDel="00D5233B">
          <w:fldChar w:fldCharType="separate"/>
        </w:r>
        <w:r w:rsidR="007B7996" w:rsidRPr="007F34DC" w:rsidDel="00D5233B">
          <w:rPr>
            <w:rStyle w:val="Hyperlink"/>
          </w:rPr>
          <w:delText>http://developer.android.com/tools/help/adb.html</w:delText>
        </w:r>
        <w:r w:rsidDel="00D5233B">
          <w:rPr>
            <w:rStyle w:val="Hyperlink"/>
          </w:rPr>
          <w:fldChar w:fldCharType="end"/>
        </w:r>
      </w:del>
    </w:p>
    <w:p w14:paraId="74E672A4" w14:textId="2F74129C" w:rsidR="002A37BE" w:rsidDel="00D5233B" w:rsidRDefault="002A37BE">
      <w:pPr>
        <w:keepNext/>
        <w:jc w:val="center"/>
        <w:rPr>
          <w:del w:id="2107" w:author="lhc1990" w:date="2016-05-19T14:06:00Z"/>
        </w:rPr>
        <w:pPrChange w:id="2108" w:author="lhc1990" w:date="2016-05-19T14:06:00Z">
          <w:pPr/>
        </w:pPrChange>
      </w:pPr>
    </w:p>
    <w:p w14:paraId="47C8F84F" w14:textId="1EEF78B9" w:rsidR="00A3576F" w:rsidDel="00D5233B" w:rsidRDefault="00A3576F">
      <w:pPr>
        <w:pStyle w:val="Heading3"/>
        <w:numPr>
          <w:ilvl w:val="2"/>
          <w:numId w:val="7"/>
        </w:numPr>
        <w:ind w:leftChars="0"/>
        <w:jc w:val="center"/>
        <w:rPr>
          <w:del w:id="2109" w:author="lhc1990" w:date="2016-05-19T14:06:00Z"/>
        </w:rPr>
        <w:pPrChange w:id="2110" w:author="lhc1990" w:date="2016-05-19T14:06:00Z">
          <w:pPr>
            <w:pStyle w:val="Heading3"/>
            <w:numPr>
              <w:ilvl w:val="2"/>
              <w:numId w:val="7"/>
            </w:numPr>
            <w:ind w:leftChars="0" w:left="709" w:hanging="709"/>
          </w:pPr>
        </w:pPrChange>
      </w:pPr>
      <w:del w:id="2111" w:author="lhc1990" w:date="2016-05-19T14:06:00Z">
        <w:r w:rsidDel="00D5233B">
          <w:rPr>
            <w:rFonts w:hint="eastAsia"/>
          </w:rPr>
          <w:delText>ADB</w:delText>
        </w:r>
        <w:r w:rsidDel="00D5233B">
          <w:rPr>
            <w:rFonts w:hint="eastAsia"/>
          </w:rPr>
          <w:delText>の</w:delText>
        </w:r>
        <w:r w:rsidR="001E0BEC" w:rsidDel="00D5233B">
          <w:rPr>
            <w:rFonts w:hint="eastAsia"/>
          </w:rPr>
          <w:delText>環境変数設定</w:delText>
        </w:r>
      </w:del>
    </w:p>
    <w:p w14:paraId="03EADCEC" w14:textId="24ACB5DC" w:rsidR="00B702F6" w:rsidDel="00D5233B" w:rsidRDefault="00D746B7">
      <w:pPr>
        <w:keepNext/>
        <w:ind w:firstLineChars="50" w:firstLine="105"/>
        <w:jc w:val="center"/>
        <w:rPr>
          <w:del w:id="2112" w:author="lhc1990" w:date="2016-05-19T14:06:00Z"/>
        </w:rPr>
        <w:pPrChange w:id="2113" w:author="lhc1990" w:date="2016-05-19T14:06:00Z">
          <w:pPr>
            <w:ind w:firstLineChars="50" w:firstLine="105"/>
          </w:pPr>
        </w:pPrChange>
      </w:pPr>
      <w:del w:id="2114" w:author="lhc1990" w:date="2016-05-19T14:06:00Z">
        <w:r w:rsidDel="00D5233B">
          <w:rPr>
            <w:rFonts w:hint="eastAsia"/>
          </w:rPr>
          <w:delText>コマンドプロンプトから</w:delText>
        </w:r>
        <w:r w:rsidDel="00D5233B">
          <w:rPr>
            <w:rFonts w:hint="eastAsia"/>
          </w:rPr>
          <w:delText>adb</w:delText>
        </w:r>
        <w:r w:rsidDel="00D5233B">
          <w:rPr>
            <w:rFonts w:hint="eastAsia"/>
          </w:rPr>
          <w:delText>コマンドが認識されない場合は、</w:delText>
        </w:r>
        <w:r w:rsidR="00B8474E" w:rsidDel="00D5233B">
          <w:rPr>
            <w:rFonts w:hint="eastAsia"/>
          </w:rPr>
          <w:delText>環境変数で以下の</w:delText>
        </w:r>
        <w:r w:rsidR="00B8474E" w:rsidDel="00D5233B">
          <w:rPr>
            <w:rFonts w:hint="eastAsia"/>
          </w:rPr>
          <w:delText>SDK</w:delText>
        </w:r>
        <w:r w:rsidR="00B8474E" w:rsidDel="00D5233B">
          <w:rPr>
            <w:rFonts w:hint="eastAsia"/>
          </w:rPr>
          <w:delText>の</w:delText>
        </w:r>
        <w:r w:rsidR="00B702F6" w:rsidDel="00D5233B">
          <w:rPr>
            <w:rFonts w:hint="eastAsia"/>
          </w:rPr>
          <w:delText>adb.exe</w:delText>
        </w:r>
        <w:r w:rsidR="00B8474E" w:rsidDel="00D5233B">
          <w:rPr>
            <w:rFonts w:hint="eastAsia"/>
          </w:rPr>
          <w:delText>にパスを通して</w:delText>
        </w:r>
        <w:r w:rsidR="00E726CE" w:rsidDel="00D5233B">
          <w:rPr>
            <w:rFonts w:hint="eastAsia"/>
          </w:rPr>
          <w:delText>下さい</w:delText>
        </w:r>
        <w:r w:rsidR="00B8474E" w:rsidDel="00D5233B">
          <w:rPr>
            <w:rFonts w:hint="eastAsia"/>
          </w:rPr>
          <w:delText>。なお、</w:delText>
        </w:r>
        <w:r w:rsidR="00B8474E" w:rsidDel="00D5233B">
          <w:rPr>
            <w:rFonts w:hint="eastAsia"/>
          </w:rPr>
          <w:delText>SDK</w:delText>
        </w:r>
        <w:r w:rsidR="00B8474E" w:rsidDel="00D5233B">
          <w:rPr>
            <w:rFonts w:hint="eastAsia"/>
          </w:rPr>
          <w:delText>をインストールしていない場合は、</w:delText>
        </w:r>
        <w:r w:rsidR="00B8474E" w:rsidDel="00D5233B">
          <w:fldChar w:fldCharType="begin"/>
        </w:r>
        <w:r w:rsidR="00B8474E" w:rsidDel="00D5233B">
          <w:delInstrText xml:space="preserve"> </w:delInstrText>
        </w:r>
        <w:r w:rsidR="00B8474E" w:rsidDel="00D5233B">
          <w:rPr>
            <w:rFonts w:hint="eastAsia"/>
          </w:rPr>
          <w:delInstrText>REF _Ref416181558 \n \h</w:delInstrText>
        </w:r>
        <w:r w:rsidR="00B8474E" w:rsidDel="00D5233B">
          <w:delInstrText xml:space="preserve"> </w:delInstrText>
        </w:r>
        <w:r w:rsidR="00B8474E" w:rsidDel="00D5233B">
          <w:fldChar w:fldCharType="separate"/>
        </w:r>
        <w:r w:rsidR="00184145" w:rsidDel="00D5233B">
          <w:delText>2.1</w:delText>
        </w:r>
        <w:r w:rsidR="00B8474E" w:rsidDel="00D5233B">
          <w:fldChar w:fldCharType="end"/>
        </w:r>
        <w:r w:rsidR="00B8474E" w:rsidDel="00D5233B">
          <w:rPr>
            <w:rFonts w:hint="eastAsia"/>
          </w:rPr>
          <w:delText>節の</w:delText>
        </w:r>
        <w:r w:rsidR="00B8474E" w:rsidDel="00D5233B">
          <w:fldChar w:fldCharType="begin"/>
        </w:r>
        <w:r w:rsidR="00B8474E" w:rsidDel="00D5233B">
          <w:delInstrText xml:space="preserve"> </w:delInstrText>
        </w:r>
        <w:r w:rsidR="00B8474E" w:rsidDel="00D5233B">
          <w:rPr>
            <w:rFonts w:hint="eastAsia"/>
          </w:rPr>
          <w:delInstrText>REF _Ref416181281 \n \h</w:delInstrText>
        </w:r>
        <w:r w:rsidR="00B8474E" w:rsidDel="00D5233B">
          <w:delInstrText xml:space="preserve"> </w:delInstrText>
        </w:r>
        <w:r w:rsidR="00B8474E" w:rsidDel="00D5233B">
          <w:fldChar w:fldCharType="separate"/>
        </w:r>
        <w:r w:rsidR="00184145" w:rsidDel="00D5233B">
          <w:rPr>
            <w:rFonts w:hint="eastAsia"/>
          </w:rPr>
          <w:delText>①</w:delText>
        </w:r>
        <w:r w:rsidR="00B8474E" w:rsidDel="00D5233B">
          <w:fldChar w:fldCharType="end"/>
        </w:r>
        <w:r w:rsidR="00B8474E" w:rsidDel="00D5233B">
          <w:rPr>
            <w:rFonts w:hint="eastAsia"/>
          </w:rPr>
          <w:delText>を参考にインストールして</w:delText>
        </w:r>
        <w:r w:rsidR="00E726CE" w:rsidDel="00D5233B">
          <w:rPr>
            <w:rFonts w:hint="eastAsia"/>
          </w:rPr>
          <w:delText>下さい</w:delText>
        </w:r>
        <w:r w:rsidR="00B8474E" w:rsidDel="00D5233B">
          <w:rPr>
            <w:rFonts w:hint="eastAsia"/>
          </w:rPr>
          <w:delText>。</w:delText>
        </w:r>
      </w:del>
    </w:p>
    <w:p w14:paraId="642A04A0" w14:textId="6B102290" w:rsidR="003A62FB" w:rsidRPr="0038559F" w:rsidDel="00D5233B" w:rsidRDefault="00B8474E">
      <w:pPr>
        <w:keepNext/>
        <w:ind w:firstLine="709"/>
        <w:jc w:val="center"/>
        <w:rPr>
          <w:del w:id="2115" w:author="lhc1990" w:date="2016-05-19T14:06:00Z"/>
        </w:rPr>
        <w:pPrChange w:id="2116" w:author="lhc1990" w:date="2016-05-19T14:06:00Z">
          <w:pPr>
            <w:ind w:firstLine="709"/>
          </w:pPr>
        </w:pPrChange>
      </w:pPr>
      <w:del w:id="2117" w:author="lhc1990" w:date="2016-05-19T14:06:00Z">
        <w:r w:rsidDel="00D5233B">
          <w:rPr>
            <w:rFonts w:hint="eastAsia"/>
          </w:rPr>
          <w:delText>[SDK</w:delText>
        </w:r>
        <w:r w:rsidDel="00D5233B">
          <w:rPr>
            <w:rFonts w:hint="eastAsia"/>
          </w:rPr>
          <w:delText>のインストールフォルダ</w:delText>
        </w:r>
        <w:r w:rsidDel="00D5233B">
          <w:rPr>
            <w:rFonts w:hint="eastAsia"/>
          </w:rPr>
          <w:delText>]</w:delText>
        </w:r>
        <w:r w:rsidR="0038559F" w:rsidRPr="0038559F" w:rsidDel="00D5233B">
          <w:delText>\platform-tools</w:delText>
        </w:r>
        <w:r w:rsidR="0038559F" w:rsidDel="00D5233B">
          <w:rPr>
            <w:rFonts w:hint="eastAsia"/>
          </w:rPr>
          <w:delText>\adb.exe</w:delText>
        </w:r>
      </w:del>
    </w:p>
    <w:p w14:paraId="3B00657D" w14:textId="650ADBB5" w:rsidR="008659C3" w:rsidDel="00D5233B" w:rsidRDefault="008659C3">
      <w:pPr>
        <w:keepNext/>
        <w:jc w:val="center"/>
        <w:rPr>
          <w:del w:id="2118" w:author="lhc1990" w:date="2016-05-19T14:06:00Z"/>
        </w:rPr>
        <w:pPrChange w:id="2119" w:author="lhc1990" w:date="2016-05-19T14:06:00Z">
          <w:pPr/>
        </w:pPrChange>
      </w:pPr>
    </w:p>
    <w:p w14:paraId="347F26AD" w14:textId="6C9B9015" w:rsidR="00757D46" w:rsidRPr="0038559F" w:rsidDel="00D5233B" w:rsidRDefault="00757D46">
      <w:pPr>
        <w:keepNext/>
        <w:jc w:val="center"/>
        <w:rPr>
          <w:del w:id="2120" w:author="lhc1990" w:date="2016-05-19T14:06:00Z"/>
        </w:rPr>
        <w:pPrChange w:id="2121" w:author="lhc1990" w:date="2016-05-19T14:06:00Z">
          <w:pPr/>
        </w:pPrChange>
      </w:pPr>
    </w:p>
    <w:p w14:paraId="19422D73" w14:textId="71A4EF78" w:rsidR="009F3745" w:rsidDel="00D5233B" w:rsidRDefault="009F3745">
      <w:pPr>
        <w:pStyle w:val="Heading3"/>
        <w:numPr>
          <w:ilvl w:val="2"/>
          <w:numId w:val="7"/>
        </w:numPr>
        <w:ind w:leftChars="0"/>
        <w:jc w:val="center"/>
        <w:rPr>
          <w:del w:id="2122" w:author="lhc1990" w:date="2016-05-19T14:06:00Z"/>
        </w:rPr>
        <w:pPrChange w:id="2123" w:author="lhc1990" w:date="2016-05-19T14:06:00Z">
          <w:pPr>
            <w:pStyle w:val="Heading3"/>
            <w:numPr>
              <w:ilvl w:val="2"/>
              <w:numId w:val="7"/>
            </w:numPr>
            <w:ind w:leftChars="0" w:left="709" w:hanging="709"/>
          </w:pPr>
        </w:pPrChange>
      </w:pPr>
      <w:del w:id="2124" w:author="lhc1990" w:date="2016-05-19T14:06:00Z">
        <w:r w:rsidDel="00D5233B">
          <w:rPr>
            <w:rFonts w:hint="eastAsia"/>
          </w:rPr>
          <w:delText>ADB</w:delText>
        </w:r>
        <w:r w:rsidR="00757D46" w:rsidDel="00D5233B">
          <w:rPr>
            <w:rFonts w:hint="eastAsia"/>
          </w:rPr>
          <w:delText>が認識している端末</w:delText>
        </w:r>
        <w:r w:rsidDel="00D5233B">
          <w:rPr>
            <w:rFonts w:hint="eastAsia"/>
          </w:rPr>
          <w:delText>の確認</w:delText>
        </w:r>
      </w:del>
    </w:p>
    <w:p w14:paraId="1AD661BB" w14:textId="12F86E15" w:rsidR="009F3745" w:rsidDel="00D5233B" w:rsidRDefault="0052497A">
      <w:pPr>
        <w:keepNext/>
        <w:jc w:val="center"/>
        <w:rPr>
          <w:del w:id="2125" w:author="lhc1990" w:date="2016-05-19T14:06:00Z"/>
        </w:rPr>
        <w:pPrChange w:id="2126" w:author="lhc1990" w:date="2016-05-19T14:06:00Z">
          <w:pPr/>
        </w:pPrChange>
      </w:pPr>
      <w:del w:id="2127" w:author="lhc1990" w:date="2016-05-19T14:06:00Z">
        <w:r w:rsidDel="00D5233B">
          <w:rPr>
            <w:rFonts w:hint="eastAsia"/>
          </w:rPr>
          <w:delText>Devices View</w:delText>
        </w:r>
        <w:r w:rsidDel="00D5233B">
          <w:rPr>
            <w:rFonts w:hint="eastAsia"/>
          </w:rPr>
          <w:delText>（</w:delText>
        </w:r>
        <w:r w:rsidDel="00D5233B">
          <w:fldChar w:fldCharType="begin"/>
        </w:r>
        <w:r w:rsidDel="00D5233B">
          <w:delInstrText xml:space="preserve"> </w:delInstrText>
        </w:r>
        <w:r w:rsidDel="00D5233B">
          <w:rPr>
            <w:rFonts w:hint="eastAsia"/>
          </w:rPr>
          <w:delInstrText>REF _Ref415841337 \h</w:delInstrText>
        </w:r>
        <w:r w:rsidDel="00D5233B">
          <w:delInstrText xml:space="preserve"> </w:delInstrText>
        </w:r>
        <w:r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8</w:delText>
        </w:r>
        <w:r w:rsidDel="00D5233B">
          <w:fldChar w:fldCharType="end"/>
        </w:r>
        <w:r w:rsidDel="00D5233B">
          <w:rPr>
            <w:rFonts w:hint="eastAsia"/>
          </w:rPr>
          <w:delText>参照）でも見えますが</w:delText>
        </w:r>
        <w:r w:rsidR="00CB1791" w:rsidDel="00D5233B">
          <w:rPr>
            <w:rFonts w:hint="eastAsia"/>
          </w:rPr>
          <w:delText>、</w:delText>
        </w:r>
        <w:r w:rsidR="00BB56C3" w:rsidDel="00D5233B">
          <w:rPr>
            <w:rFonts w:hint="eastAsia"/>
          </w:rPr>
          <w:delText>adb</w:delText>
        </w:r>
        <w:r w:rsidR="00BB56C3" w:rsidDel="00D5233B">
          <w:rPr>
            <w:rFonts w:hint="eastAsia"/>
          </w:rPr>
          <w:delText>でも見ることができます。</w:delText>
        </w:r>
      </w:del>
    </w:p>
    <w:tbl>
      <w:tblPr>
        <w:tblStyle w:val="TableGrid"/>
        <w:tblW w:w="0" w:type="auto"/>
        <w:tblLook w:val="04A0" w:firstRow="1" w:lastRow="0" w:firstColumn="1" w:lastColumn="0" w:noHBand="0" w:noVBand="1"/>
      </w:tblPr>
      <w:tblGrid>
        <w:gridCol w:w="8702"/>
      </w:tblGrid>
      <w:tr w:rsidR="009F3745" w:rsidDel="00D5233B" w14:paraId="3E6EE7BC" w14:textId="18B7F400" w:rsidTr="009F3745">
        <w:trPr>
          <w:del w:id="2128" w:author="lhc1990" w:date="2016-05-19T14:06:00Z"/>
        </w:trPr>
        <w:tc>
          <w:tcPr>
            <w:tcW w:w="8702" w:type="dxa"/>
          </w:tcPr>
          <w:p w14:paraId="2D700B51" w14:textId="2A83AE06" w:rsidR="009F3745" w:rsidDel="00D5233B" w:rsidRDefault="009F3745">
            <w:pPr>
              <w:keepNext/>
              <w:jc w:val="center"/>
              <w:rPr>
                <w:del w:id="2129" w:author="lhc1990" w:date="2016-05-19T14:06:00Z"/>
              </w:rPr>
              <w:pPrChange w:id="2130" w:author="lhc1990" w:date="2016-05-19T14:06:00Z">
                <w:pPr/>
              </w:pPrChange>
            </w:pPr>
            <w:del w:id="2131" w:author="lhc1990" w:date="2016-05-19T14:06:00Z">
              <w:r w:rsidDel="00D5233B">
                <w:rPr>
                  <w:rFonts w:hint="eastAsia"/>
                </w:rPr>
                <w:delText>&gt; adb devices</w:delText>
              </w:r>
            </w:del>
          </w:p>
        </w:tc>
      </w:tr>
    </w:tbl>
    <w:p w14:paraId="3FBCF1D0" w14:textId="641852FA" w:rsidR="009F3745" w:rsidDel="00D5233B" w:rsidRDefault="009F3745">
      <w:pPr>
        <w:keepNext/>
        <w:jc w:val="center"/>
        <w:rPr>
          <w:del w:id="2132" w:author="lhc1990" w:date="2016-05-19T14:06:00Z"/>
        </w:rPr>
        <w:pPrChange w:id="2133" w:author="lhc1990" w:date="2016-05-19T14:06:00Z">
          <w:pPr/>
        </w:pPrChange>
      </w:pPr>
    </w:p>
    <w:p w14:paraId="4E957C39" w14:textId="14343CC1" w:rsidR="00CE4EA3" w:rsidDel="00D5233B" w:rsidRDefault="00CE4EA3">
      <w:pPr>
        <w:keepNext/>
        <w:jc w:val="center"/>
        <w:rPr>
          <w:del w:id="2134" w:author="lhc1990" w:date="2016-05-19T14:06:00Z"/>
        </w:rPr>
        <w:pPrChange w:id="2135" w:author="lhc1990" w:date="2016-05-19T14:06:00Z">
          <w:pPr/>
        </w:pPrChange>
      </w:pPr>
    </w:p>
    <w:p w14:paraId="57CB715E" w14:textId="31F35529" w:rsidR="003B2BBA" w:rsidRPr="003A62FB" w:rsidDel="00D5233B" w:rsidRDefault="003B2BBA">
      <w:pPr>
        <w:pStyle w:val="Heading3"/>
        <w:numPr>
          <w:ilvl w:val="2"/>
          <w:numId w:val="7"/>
        </w:numPr>
        <w:ind w:leftChars="0"/>
        <w:jc w:val="center"/>
        <w:rPr>
          <w:del w:id="2136" w:author="lhc1990" w:date="2016-05-19T14:06:00Z"/>
        </w:rPr>
        <w:pPrChange w:id="2137" w:author="lhc1990" w:date="2016-05-19T14:06:00Z">
          <w:pPr>
            <w:pStyle w:val="Heading3"/>
            <w:numPr>
              <w:ilvl w:val="2"/>
              <w:numId w:val="7"/>
            </w:numPr>
            <w:ind w:leftChars="0" w:left="709" w:hanging="709"/>
          </w:pPr>
        </w:pPrChange>
      </w:pPr>
      <w:del w:id="2138" w:author="lhc1990" w:date="2016-05-19T14:06:00Z">
        <w:r w:rsidDel="00D5233B">
          <w:rPr>
            <w:rFonts w:hint="eastAsia"/>
          </w:rPr>
          <w:delText>ADB</w:delText>
        </w:r>
        <w:r w:rsidDel="00D5233B">
          <w:rPr>
            <w:rFonts w:hint="eastAsia"/>
          </w:rPr>
          <w:delText>の再起動</w:delText>
        </w:r>
      </w:del>
    </w:p>
    <w:p w14:paraId="32C91B1C" w14:textId="28F1B14D" w:rsidR="009F3745" w:rsidDel="00D5233B" w:rsidRDefault="004220EC">
      <w:pPr>
        <w:keepNext/>
        <w:ind w:firstLineChars="50" w:firstLine="105"/>
        <w:jc w:val="center"/>
        <w:rPr>
          <w:del w:id="2139" w:author="lhc1990" w:date="2016-05-19T14:06:00Z"/>
        </w:rPr>
        <w:pPrChange w:id="2140" w:author="lhc1990" w:date="2016-05-19T14:06:00Z">
          <w:pPr>
            <w:ind w:firstLineChars="50" w:firstLine="105"/>
          </w:pPr>
        </w:pPrChange>
      </w:pPr>
      <w:del w:id="2141" w:author="lhc1990" w:date="2016-05-19T14:06:00Z">
        <w:r w:rsidDel="00D5233B">
          <w:rPr>
            <w:rFonts w:hint="eastAsia"/>
          </w:rPr>
          <w:delText>ときどき</w:delText>
        </w:r>
        <w:r w:rsidR="00C04FC6" w:rsidDel="00D5233B">
          <w:rPr>
            <w:rFonts w:hint="eastAsia"/>
          </w:rPr>
          <w:delText>ADB</w:delText>
        </w:r>
        <w:r w:rsidR="00C04FC6" w:rsidDel="00D5233B">
          <w:rPr>
            <w:rFonts w:hint="eastAsia"/>
          </w:rPr>
          <w:delText>の動作がおかしくな</w:delText>
        </w:r>
        <w:r w:rsidDel="00D5233B">
          <w:rPr>
            <w:rFonts w:hint="eastAsia"/>
          </w:rPr>
          <w:delText>ることがあります</w:delText>
        </w:r>
        <w:r w:rsidR="00C04FC6" w:rsidDel="00D5233B">
          <w:rPr>
            <w:rFonts w:hint="eastAsia"/>
          </w:rPr>
          <w:delText>。例えば、</w:delText>
        </w:r>
        <w:r w:rsidR="009F3745" w:rsidDel="00D5233B">
          <w:rPr>
            <w:rFonts w:hint="eastAsia"/>
          </w:rPr>
          <w:delText>認識されていた</w:delText>
        </w:r>
        <w:r w:rsidR="001C6945" w:rsidDel="00D5233B">
          <w:rPr>
            <w:rFonts w:hint="eastAsia"/>
          </w:rPr>
          <w:delText>端末</w:delText>
        </w:r>
        <w:r w:rsidR="00B135CB" w:rsidDel="00D5233B">
          <w:rPr>
            <w:rFonts w:hint="eastAsia"/>
          </w:rPr>
          <w:delText>が急に認識されなくなった</w:delText>
        </w:r>
        <w:r w:rsidR="001D0D89" w:rsidDel="00D5233B">
          <w:rPr>
            <w:rFonts w:hint="eastAsia"/>
          </w:rPr>
          <w:delText>場合に、</w:delText>
        </w:r>
        <w:r w:rsidR="00C04FC6" w:rsidDel="00D5233B">
          <w:rPr>
            <w:rFonts w:hint="eastAsia"/>
          </w:rPr>
          <w:delText>ADB</w:delText>
        </w:r>
        <w:r w:rsidR="00C04FC6" w:rsidDel="00D5233B">
          <w:rPr>
            <w:rFonts w:hint="eastAsia"/>
          </w:rPr>
          <w:delText>の再起動で直る場合があります。</w:delText>
        </w:r>
        <w:r w:rsidR="002121B1" w:rsidDel="00D5233B">
          <w:rPr>
            <w:rFonts w:hint="eastAsia"/>
          </w:rPr>
          <w:delText>ADB</w:delText>
        </w:r>
        <w:r w:rsidR="002121B1" w:rsidDel="00D5233B">
          <w:rPr>
            <w:rFonts w:hint="eastAsia"/>
          </w:rPr>
          <w:delText>の再起動は以下のコマンドになります。</w:delText>
        </w:r>
      </w:del>
    </w:p>
    <w:tbl>
      <w:tblPr>
        <w:tblStyle w:val="TableGrid"/>
        <w:tblW w:w="0" w:type="auto"/>
        <w:tblLook w:val="04A0" w:firstRow="1" w:lastRow="0" w:firstColumn="1" w:lastColumn="0" w:noHBand="0" w:noVBand="1"/>
      </w:tblPr>
      <w:tblGrid>
        <w:gridCol w:w="8702"/>
      </w:tblGrid>
      <w:tr w:rsidR="003B2BBA" w:rsidDel="00D5233B" w14:paraId="681CC60D" w14:textId="3E5453EE" w:rsidTr="003B2BBA">
        <w:trPr>
          <w:del w:id="2142" w:author="lhc1990" w:date="2016-05-19T14:06:00Z"/>
        </w:trPr>
        <w:tc>
          <w:tcPr>
            <w:tcW w:w="8702" w:type="dxa"/>
          </w:tcPr>
          <w:p w14:paraId="6821D397" w14:textId="34424339" w:rsidR="003B2BBA" w:rsidDel="00D5233B" w:rsidRDefault="003B2BBA">
            <w:pPr>
              <w:keepNext/>
              <w:jc w:val="center"/>
              <w:rPr>
                <w:del w:id="2143" w:author="lhc1990" w:date="2016-05-19T14:06:00Z"/>
              </w:rPr>
              <w:pPrChange w:id="2144" w:author="lhc1990" w:date="2016-05-19T14:06:00Z">
                <w:pPr/>
              </w:pPrChange>
            </w:pPr>
            <w:del w:id="2145" w:author="lhc1990" w:date="2016-05-19T14:06:00Z">
              <w:r w:rsidDel="00D5233B">
                <w:rPr>
                  <w:rFonts w:hint="eastAsia"/>
                </w:rPr>
                <w:delText>&gt; adb kill-server</w:delText>
              </w:r>
            </w:del>
          </w:p>
          <w:p w14:paraId="74BF4090" w14:textId="0AECED32" w:rsidR="003B2BBA" w:rsidDel="00D5233B" w:rsidRDefault="003B2BBA">
            <w:pPr>
              <w:keepNext/>
              <w:jc w:val="center"/>
              <w:rPr>
                <w:del w:id="2146" w:author="lhc1990" w:date="2016-05-19T14:06:00Z"/>
              </w:rPr>
              <w:pPrChange w:id="2147" w:author="lhc1990" w:date="2016-05-19T14:06:00Z">
                <w:pPr/>
              </w:pPrChange>
            </w:pPr>
            <w:del w:id="2148" w:author="lhc1990" w:date="2016-05-19T14:06:00Z">
              <w:r w:rsidDel="00D5233B">
                <w:rPr>
                  <w:rFonts w:hint="eastAsia"/>
                </w:rPr>
                <w:delText>&gt; adb start-server</w:delText>
              </w:r>
            </w:del>
          </w:p>
        </w:tc>
      </w:tr>
    </w:tbl>
    <w:p w14:paraId="32E6D6BC" w14:textId="262A564A" w:rsidR="003B2BBA" w:rsidDel="00D5233B" w:rsidRDefault="00F715BA">
      <w:pPr>
        <w:keepNext/>
        <w:jc w:val="center"/>
        <w:rPr>
          <w:del w:id="2149" w:author="lhc1990" w:date="2016-05-19T14:06:00Z"/>
        </w:rPr>
        <w:pPrChange w:id="2150" w:author="lhc1990" w:date="2016-05-19T14:06:00Z">
          <w:pPr/>
        </w:pPrChange>
      </w:pPr>
      <w:del w:id="2151" w:author="lhc1990" w:date="2016-05-19T14:06:00Z">
        <w:r w:rsidDel="00D5233B">
          <w:rPr>
            <w:rFonts w:hint="eastAsia"/>
          </w:rPr>
          <w:delText>なお、この</w:delText>
        </w:r>
        <w:r w:rsidDel="00D5233B">
          <w:rPr>
            <w:rFonts w:hint="eastAsia"/>
          </w:rPr>
          <w:delText>start-server</w:delText>
        </w:r>
        <w:r w:rsidDel="00D5233B">
          <w:rPr>
            <w:rFonts w:hint="eastAsia"/>
          </w:rPr>
          <w:delText>でエラーが発生する場合は、</w:delText>
        </w:r>
        <w:r w:rsidDel="00D5233B">
          <w:rPr>
            <w:rFonts w:hint="eastAsia"/>
          </w:rPr>
          <w:delText>Windows</w:delText>
        </w:r>
        <w:r w:rsidDel="00D5233B">
          <w:rPr>
            <w:rFonts w:hint="eastAsia"/>
          </w:rPr>
          <w:delText>のタスクマネージャーから、</w:delText>
        </w:r>
        <w:r w:rsidDel="00D5233B">
          <w:rPr>
            <w:rFonts w:hint="eastAsia"/>
          </w:rPr>
          <w:delText>adb.exe</w:delText>
        </w:r>
        <w:r w:rsidDel="00D5233B">
          <w:rPr>
            <w:rFonts w:hint="eastAsia"/>
          </w:rPr>
          <w:delText>のプロセスを停止して、再度、</w:delText>
        </w:r>
        <w:r w:rsidDel="00D5233B">
          <w:rPr>
            <w:rFonts w:hint="eastAsia"/>
          </w:rPr>
          <w:delText>adb start-server</w:delText>
        </w:r>
        <w:r w:rsidDel="00D5233B">
          <w:rPr>
            <w:rFonts w:hint="eastAsia"/>
          </w:rPr>
          <w:delText>を行うと、動く場合があります。</w:delText>
        </w:r>
      </w:del>
    </w:p>
    <w:p w14:paraId="5CC8C75B" w14:textId="413D0E34" w:rsidR="003B2BBA" w:rsidDel="00D5233B" w:rsidRDefault="003B2BBA">
      <w:pPr>
        <w:keepNext/>
        <w:jc w:val="center"/>
        <w:rPr>
          <w:del w:id="2152" w:author="lhc1990" w:date="2016-05-19T14:06:00Z"/>
        </w:rPr>
        <w:pPrChange w:id="2153" w:author="lhc1990" w:date="2016-05-19T14:06:00Z">
          <w:pPr/>
        </w:pPrChange>
      </w:pPr>
    </w:p>
    <w:p w14:paraId="0CFB9A89" w14:textId="5E56B901" w:rsidR="00757D46" w:rsidDel="00D5233B" w:rsidRDefault="00757D46">
      <w:pPr>
        <w:keepNext/>
        <w:jc w:val="center"/>
        <w:rPr>
          <w:del w:id="2154" w:author="lhc1990" w:date="2016-05-19T14:06:00Z"/>
        </w:rPr>
        <w:pPrChange w:id="2155" w:author="lhc1990" w:date="2016-05-19T14:06:00Z">
          <w:pPr/>
        </w:pPrChange>
      </w:pPr>
    </w:p>
    <w:p w14:paraId="73352CA6" w14:textId="5006C497" w:rsidR="00A3576F" w:rsidDel="00D5233B" w:rsidRDefault="00716517">
      <w:pPr>
        <w:pStyle w:val="Heading3"/>
        <w:numPr>
          <w:ilvl w:val="2"/>
          <w:numId w:val="7"/>
        </w:numPr>
        <w:ind w:leftChars="0"/>
        <w:jc w:val="center"/>
        <w:rPr>
          <w:del w:id="2156" w:author="lhc1990" w:date="2016-05-19T14:06:00Z"/>
        </w:rPr>
        <w:pPrChange w:id="2157" w:author="lhc1990" w:date="2016-05-19T14:06:00Z">
          <w:pPr>
            <w:pStyle w:val="Heading3"/>
            <w:numPr>
              <w:ilvl w:val="2"/>
              <w:numId w:val="7"/>
            </w:numPr>
            <w:ind w:leftChars="0" w:left="709" w:hanging="709"/>
          </w:pPr>
        </w:pPrChange>
      </w:pPr>
      <w:del w:id="2158" w:author="lhc1990" w:date="2016-05-19T14:06:00Z">
        <w:r w:rsidDel="00D5233B">
          <w:rPr>
            <w:rFonts w:hint="eastAsia"/>
          </w:rPr>
          <w:delText>Android</w:delText>
        </w:r>
        <w:r w:rsidR="00A3576F" w:rsidDel="00D5233B">
          <w:rPr>
            <w:rFonts w:hint="eastAsia"/>
          </w:rPr>
          <w:delText>端末のログ取得</w:delText>
        </w:r>
      </w:del>
    </w:p>
    <w:tbl>
      <w:tblPr>
        <w:tblStyle w:val="TableGrid"/>
        <w:tblW w:w="0" w:type="auto"/>
        <w:tblLook w:val="04A0" w:firstRow="1" w:lastRow="0" w:firstColumn="1" w:lastColumn="0" w:noHBand="0" w:noVBand="1"/>
      </w:tblPr>
      <w:tblGrid>
        <w:gridCol w:w="8702"/>
      </w:tblGrid>
      <w:tr w:rsidR="003A62FB" w:rsidDel="00D5233B" w14:paraId="220AB137" w14:textId="3E374C47" w:rsidTr="003A62FB">
        <w:trPr>
          <w:del w:id="2159" w:author="lhc1990" w:date="2016-05-19T14:06:00Z"/>
        </w:trPr>
        <w:tc>
          <w:tcPr>
            <w:tcW w:w="8702" w:type="dxa"/>
          </w:tcPr>
          <w:p w14:paraId="59FEE100" w14:textId="6A40422B" w:rsidR="003A62FB" w:rsidDel="00D5233B" w:rsidRDefault="003A62FB">
            <w:pPr>
              <w:keepNext/>
              <w:jc w:val="center"/>
              <w:rPr>
                <w:del w:id="2160" w:author="lhc1990" w:date="2016-05-19T14:06:00Z"/>
              </w:rPr>
              <w:pPrChange w:id="2161" w:author="lhc1990" w:date="2016-05-19T14:06:00Z">
                <w:pPr/>
              </w:pPrChange>
            </w:pPr>
            <w:del w:id="2162" w:author="lhc1990" w:date="2016-05-19T14:06:00Z">
              <w:r w:rsidDel="00D5233B">
                <w:rPr>
                  <w:rFonts w:hint="eastAsia"/>
                </w:rPr>
                <w:delText>&gt; adb logcat</w:delText>
              </w:r>
            </w:del>
          </w:p>
        </w:tc>
      </w:tr>
    </w:tbl>
    <w:p w14:paraId="0F3D5A42" w14:textId="7D530C9C" w:rsidR="001E0BEC" w:rsidDel="00D5233B" w:rsidRDefault="003C189A">
      <w:pPr>
        <w:keepNext/>
        <w:jc w:val="center"/>
        <w:rPr>
          <w:del w:id="2163" w:author="lhc1990" w:date="2016-05-19T14:06:00Z"/>
        </w:rPr>
        <w:pPrChange w:id="2164" w:author="lhc1990" w:date="2016-05-19T14:06:00Z">
          <w:pPr/>
        </w:pPrChange>
      </w:pPr>
      <w:del w:id="2165" w:author="lhc1990" w:date="2016-05-19T14:06:00Z">
        <w:r w:rsidDel="00D5233B">
          <w:rPr>
            <w:rFonts w:hint="eastAsia"/>
          </w:rPr>
          <w:delText>詳細なオプションは以下のサイトを確認して</w:delText>
        </w:r>
        <w:r w:rsidR="00E726CE" w:rsidDel="00D5233B">
          <w:rPr>
            <w:rFonts w:hint="eastAsia"/>
          </w:rPr>
          <w:delText>下さい</w:delText>
        </w:r>
        <w:r w:rsidDel="00D5233B">
          <w:rPr>
            <w:rFonts w:hint="eastAsia"/>
          </w:rPr>
          <w:delText>。</w:delText>
        </w:r>
      </w:del>
    </w:p>
    <w:p w14:paraId="3FBC5032" w14:textId="697B955D" w:rsidR="003A62FB" w:rsidDel="00D5233B" w:rsidRDefault="00BE2168">
      <w:pPr>
        <w:keepNext/>
        <w:jc w:val="center"/>
        <w:rPr>
          <w:del w:id="2166" w:author="lhc1990" w:date="2016-05-19T14:06:00Z"/>
        </w:rPr>
        <w:pPrChange w:id="2167" w:author="lhc1990" w:date="2016-05-19T14:06:00Z">
          <w:pPr/>
        </w:pPrChange>
      </w:pPr>
      <w:del w:id="2168" w:author="lhc1990" w:date="2016-05-19T14:06:00Z">
        <w:r w:rsidDel="00D5233B">
          <w:fldChar w:fldCharType="begin"/>
        </w:r>
        <w:r w:rsidDel="00D5233B">
          <w:delInstrText xml:space="preserve"> HYPERLINK "http://developer.android.com/tools/help/logcat.html" </w:delInstrText>
        </w:r>
        <w:r w:rsidDel="00D5233B">
          <w:fldChar w:fldCharType="separate"/>
        </w:r>
        <w:r w:rsidR="003A62FB" w:rsidRPr="007B65C7" w:rsidDel="00D5233B">
          <w:rPr>
            <w:rStyle w:val="Hyperlink"/>
          </w:rPr>
          <w:delText>http://developer.android.com/tools/help/logcat.html</w:delText>
        </w:r>
        <w:r w:rsidDel="00D5233B">
          <w:rPr>
            <w:rStyle w:val="Hyperlink"/>
          </w:rPr>
          <w:fldChar w:fldCharType="end"/>
        </w:r>
      </w:del>
    </w:p>
    <w:p w14:paraId="365D6D2D" w14:textId="451E01B4" w:rsidR="003A62FB" w:rsidDel="00D5233B" w:rsidRDefault="003A62FB">
      <w:pPr>
        <w:keepNext/>
        <w:jc w:val="center"/>
        <w:rPr>
          <w:del w:id="2169" w:author="lhc1990" w:date="2016-05-19T14:06:00Z"/>
        </w:rPr>
        <w:pPrChange w:id="2170" w:author="lhc1990" w:date="2016-05-19T14:06:00Z">
          <w:pPr/>
        </w:pPrChange>
      </w:pPr>
    </w:p>
    <w:p w14:paraId="3932171D" w14:textId="2B3425F7" w:rsidR="00612ADE" w:rsidDel="00D5233B" w:rsidRDefault="00612ADE">
      <w:pPr>
        <w:keepNext/>
        <w:jc w:val="center"/>
        <w:rPr>
          <w:del w:id="2171" w:author="lhc1990" w:date="2016-05-19T14:06:00Z"/>
        </w:rPr>
        <w:pPrChange w:id="2172" w:author="lhc1990" w:date="2016-05-19T14:06:00Z">
          <w:pPr/>
        </w:pPrChange>
      </w:pPr>
    </w:p>
    <w:p w14:paraId="52EE6FBA" w14:textId="34AA58F9" w:rsidR="000E6026" w:rsidDel="00D5233B" w:rsidRDefault="000E6026">
      <w:pPr>
        <w:pStyle w:val="Heading3"/>
        <w:numPr>
          <w:ilvl w:val="2"/>
          <w:numId w:val="7"/>
        </w:numPr>
        <w:ind w:leftChars="0"/>
        <w:jc w:val="center"/>
        <w:rPr>
          <w:del w:id="2173" w:author="lhc1990" w:date="2016-05-19T14:06:00Z"/>
        </w:rPr>
        <w:pPrChange w:id="2174" w:author="lhc1990" w:date="2016-05-19T14:06:00Z">
          <w:pPr>
            <w:pStyle w:val="Heading3"/>
            <w:numPr>
              <w:ilvl w:val="2"/>
              <w:numId w:val="7"/>
            </w:numPr>
            <w:ind w:leftChars="0" w:left="709" w:hanging="709"/>
          </w:pPr>
        </w:pPrChange>
      </w:pPr>
      <w:bookmarkStart w:id="2175" w:name="_Ref416369490"/>
      <w:del w:id="2176" w:author="lhc1990" w:date="2016-05-19T14:06:00Z">
        <w:r w:rsidDel="00D5233B">
          <w:rPr>
            <w:rFonts w:hint="eastAsia"/>
          </w:rPr>
          <w:delText>APK</w:delText>
        </w:r>
        <w:r w:rsidDel="00D5233B">
          <w:rPr>
            <w:rFonts w:hint="eastAsia"/>
          </w:rPr>
          <w:delText>のインストール、再インストール</w:delText>
        </w:r>
        <w:bookmarkEnd w:id="2175"/>
      </w:del>
    </w:p>
    <w:p w14:paraId="320BE187" w14:textId="07A5DA05" w:rsidR="000E6026" w:rsidDel="00D5233B" w:rsidRDefault="000E6026">
      <w:pPr>
        <w:keepNext/>
        <w:jc w:val="center"/>
        <w:rPr>
          <w:del w:id="2177" w:author="lhc1990" w:date="2016-05-19T14:06:00Z"/>
        </w:rPr>
        <w:pPrChange w:id="2178" w:author="lhc1990" w:date="2016-05-19T14:06:00Z">
          <w:pPr/>
        </w:pPrChange>
      </w:pPr>
      <w:del w:id="2179" w:author="lhc1990" w:date="2016-05-19T14:06:00Z">
        <w:r w:rsidDel="00D5233B">
          <w:rPr>
            <w:rFonts w:hint="eastAsia"/>
          </w:rPr>
          <w:delText>APK</w:delText>
        </w:r>
        <w:r w:rsidDel="00D5233B">
          <w:rPr>
            <w:rFonts w:hint="eastAsia"/>
          </w:rPr>
          <w:delText>フォルダがあるディレクトリでの</w:delText>
        </w:r>
        <w:r w:rsidDel="00D5233B">
          <w:rPr>
            <w:rFonts w:hint="eastAsia"/>
          </w:rPr>
          <w:delText>APK</w:delText>
        </w:r>
        <w:r w:rsidDel="00D5233B">
          <w:rPr>
            <w:rFonts w:hint="eastAsia"/>
          </w:rPr>
          <w:delText>のインストールのコマンドは以下になります。</w:delText>
        </w:r>
      </w:del>
    </w:p>
    <w:tbl>
      <w:tblPr>
        <w:tblStyle w:val="TableGrid"/>
        <w:tblW w:w="0" w:type="auto"/>
        <w:tblLook w:val="04A0" w:firstRow="1" w:lastRow="0" w:firstColumn="1" w:lastColumn="0" w:noHBand="0" w:noVBand="1"/>
      </w:tblPr>
      <w:tblGrid>
        <w:gridCol w:w="8702"/>
      </w:tblGrid>
      <w:tr w:rsidR="000E6026" w:rsidDel="00D5233B" w14:paraId="6ED752DC" w14:textId="48A98C3A" w:rsidTr="000E6026">
        <w:trPr>
          <w:del w:id="2180" w:author="lhc1990" w:date="2016-05-19T14:06:00Z"/>
        </w:trPr>
        <w:tc>
          <w:tcPr>
            <w:tcW w:w="8702" w:type="dxa"/>
          </w:tcPr>
          <w:p w14:paraId="7F976A56" w14:textId="05EF4EAA" w:rsidR="000E6026" w:rsidDel="00D5233B" w:rsidRDefault="000E6026">
            <w:pPr>
              <w:keepNext/>
              <w:jc w:val="center"/>
              <w:rPr>
                <w:del w:id="2181" w:author="lhc1990" w:date="2016-05-19T14:06:00Z"/>
              </w:rPr>
              <w:pPrChange w:id="2182" w:author="lhc1990" w:date="2016-05-19T14:06:00Z">
                <w:pPr/>
              </w:pPrChange>
            </w:pPr>
            <w:del w:id="2183" w:author="lhc1990" w:date="2016-05-19T14:06:00Z">
              <w:r w:rsidDel="00D5233B">
                <w:rPr>
                  <w:rFonts w:hint="eastAsia"/>
                </w:rPr>
                <w:delText>&gt; adb install  hogehoge.apk</w:delText>
              </w:r>
            </w:del>
          </w:p>
        </w:tc>
      </w:tr>
    </w:tbl>
    <w:p w14:paraId="2B642B86" w14:textId="2B756273" w:rsidR="00757D46" w:rsidDel="00D5233B" w:rsidRDefault="00757D46">
      <w:pPr>
        <w:keepNext/>
        <w:jc w:val="center"/>
        <w:rPr>
          <w:del w:id="2184" w:author="lhc1990" w:date="2016-05-19T14:06:00Z"/>
        </w:rPr>
        <w:pPrChange w:id="2185" w:author="lhc1990" w:date="2016-05-19T14:06:00Z">
          <w:pPr/>
        </w:pPrChange>
      </w:pPr>
    </w:p>
    <w:p w14:paraId="33D6C105" w14:textId="35C4A8E7" w:rsidR="000E6026" w:rsidDel="00D5233B" w:rsidRDefault="000E6026">
      <w:pPr>
        <w:keepNext/>
        <w:jc w:val="center"/>
        <w:rPr>
          <w:del w:id="2186" w:author="lhc1990" w:date="2016-05-19T14:06:00Z"/>
        </w:rPr>
        <w:pPrChange w:id="2187" w:author="lhc1990" w:date="2016-05-19T14:06:00Z">
          <w:pPr/>
        </w:pPrChange>
      </w:pPr>
      <w:del w:id="2188" w:author="lhc1990" w:date="2016-05-19T14:06:00Z">
        <w:r w:rsidDel="00D5233B">
          <w:rPr>
            <w:rFonts w:hint="eastAsia"/>
          </w:rPr>
          <w:delText>APK</w:delText>
        </w:r>
        <w:r w:rsidDel="00D5233B">
          <w:rPr>
            <w:rFonts w:hint="eastAsia"/>
          </w:rPr>
          <w:delText>フォルダがあるディレクトリでの</w:delText>
        </w:r>
        <w:r w:rsidDel="00D5233B">
          <w:rPr>
            <w:rFonts w:hint="eastAsia"/>
          </w:rPr>
          <w:delText>APK</w:delText>
        </w:r>
        <w:r w:rsidDel="00D5233B">
          <w:rPr>
            <w:rFonts w:hint="eastAsia"/>
          </w:rPr>
          <w:delText>の再インストールのコマンドは以下になります。</w:delText>
        </w:r>
      </w:del>
    </w:p>
    <w:tbl>
      <w:tblPr>
        <w:tblStyle w:val="TableGrid"/>
        <w:tblW w:w="0" w:type="auto"/>
        <w:tblLook w:val="04A0" w:firstRow="1" w:lastRow="0" w:firstColumn="1" w:lastColumn="0" w:noHBand="0" w:noVBand="1"/>
      </w:tblPr>
      <w:tblGrid>
        <w:gridCol w:w="8702"/>
      </w:tblGrid>
      <w:tr w:rsidR="000E6026" w:rsidDel="00D5233B" w14:paraId="11590BC9" w14:textId="7E23F5DF" w:rsidTr="000E6026">
        <w:trPr>
          <w:del w:id="2189" w:author="lhc1990" w:date="2016-05-19T14:06:00Z"/>
        </w:trPr>
        <w:tc>
          <w:tcPr>
            <w:tcW w:w="8702" w:type="dxa"/>
          </w:tcPr>
          <w:p w14:paraId="76074E70" w14:textId="1F183131" w:rsidR="000E6026" w:rsidDel="00D5233B" w:rsidRDefault="000E6026">
            <w:pPr>
              <w:keepNext/>
              <w:jc w:val="center"/>
              <w:rPr>
                <w:del w:id="2190" w:author="lhc1990" w:date="2016-05-19T14:06:00Z"/>
              </w:rPr>
              <w:pPrChange w:id="2191" w:author="lhc1990" w:date="2016-05-19T14:06:00Z">
                <w:pPr/>
              </w:pPrChange>
            </w:pPr>
            <w:del w:id="2192" w:author="lhc1990" w:date="2016-05-19T14:06:00Z">
              <w:r w:rsidDel="00D5233B">
                <w:rPr>
                  <w:rFonts w:hint="eastAsia"/>
                </w:rPr>
                <w:delText xml:space="preserve">&gt; adb install </w:delText>
              </w:r>
              <w:r w:rsidDel="00D5233B">
                <w:delText>–</w:delText>
              </w:r>
              <w:r w:rsidDel="00D5233B">
                <w:rPr>
                  <w:rFonts w:hint="eastAsia"/>
                </w:rPr>
                <w:delText>r hogehoge.apk</w:delText>
              </w:r>
            </w:del>
          </w:p>
        </w:tc>
      </w:tr>
    </w:tbl>
    <w:p w14:paraId="79BAD899" w14:textId="449C5A62" w:rsidR="000E6026" w:rsidDel="00D5233B" w:rsidRDefault="000E6026">
      <w:pPr>
        <w:keepNext/>
        <w:jc w:val="center"/>
        <w:rPr>
          <w:del w:id="2193" w:author="lhc1990" w:date="2016-05-19T14:06:00Z"/>
        </w:rPr>
        <w:pPrChange w:id="2194" w:author="lhc1990" w:date="2016-05-19T14:06:00Z">
          <w:pPr/>
        </w:pPrChange>
      </w:pPr>
    </w:p>
    <w:p w14:paraId="2AC5ACFC" w14:textId="3D442A82" w:rsidR="00583104" w:rsidRPr="00421750" w:rsidDel="00D5233B" w:rsidRDefault="00583104">
      <w:pPr>
        <w:keepNext/>
        <w:jc w:val="center"/>
        <w:rPr>
          <w:del w:id="2195" w:author="lhc1990" w:date="2016-05-19T14:06:00Z"/>
        </w:rPr>
        <w:pPrChange w:id="2196" w:author="lhc1990" w:date="2016-05-19T14:06:00Z">
          <w:pPr/>
        </w:pPrChange>
      </w:pPr>
      <w:bookmarkStart w:id="2197" w:name="_Toc417297834"/>
      <w:bookmarkEnd w:id="2197"/>
    </w:p>
    <w:p w14:paraId="50F395CD" w14:textId="046F2A50" w:rsidR="00583104" w:rsidDel="00D5233B" w:rsidRDefault="00583104">
      <w:pPr>
        <w:pStyle w:val="Heading3"/>
        <w:numPr>
          <w:ilvl w:val="2"/>
          <w:numId w:val="7"/>
        </w:numPr>
        <w:ind w:leftChars="0"/>
        <w:jc w:val="center"/>
        <w:rPr>
          <w:del w:id="2198" w:author="lhc1990" w:date="2016-05-19T14:06:00Z"/>
        </w:rPr>
        <w:pPrChange w:id="2199" w:author="lhc1990" w:date="2016-05-19T14:06:00Z">
          <w:pPr>
            <w:pStyle w:val="Heading3"/>
            <w:numPr>
              <w:ilvl w:val="2"/>
              <w:numId w:val="7"/>
            </w:numPr>
            <w:ind w:leftChars="0" w:left="709" w:hanging="709"/>
          </w:pPr>
        </w:pPrChange>
      </w:pPr>
      <w:del w:id="2200" w:author="lhc1990" w:date="2016-05-19T14:06:00Z">
        <w:r w:rsidDel="00D5233B">
          <w:rPr>
            <w:rFonts w:hint="eastAsia"/>
          </w:rPr>
          <w:delText>アプリケーションのアンインストール</w:delText>
        </w:r>
      </w:del>
    </w:p>
    <w:tbl>
      <w:tblPr>
        <w:tblStyle w:val="TableGrid"/>
        <w:tblW w:w="0" w:type="auto"/>
        <w:tblLook w:val="04A0" w:firstRow="1" w:lastRow="0" w:firstColumn="1" w:lastColumn="0" w:noHBand="0" w:noVBand="1"/>
      </w:tblPr>
      <w:tblGrid>
        <w:gridCol w:w="8702"/>
      </w:tblGrid>
      <w:tr w:rsidR="00F70E28" w:rsidDel="00D5233B" w14:paraId="5DE5FBAA" w14:textId="78DF700F" w:rsidTr="00F70E28">
        <w:trPr>
          <w:del w:id="2201" w:author="lhc1990" w:date="2016-05-19T14:06:00Z"/>
        </w:trPr>
        <w:tc>
          <w:tcPr>
            <w:tcW w:w="8702" w:type="dxa"/>
          </w:tcPr>
          <w:p w14:paraId="746B92A7" w14:textId="086A80E4" w:rsidR="00F70E28" w:rsidDel="00D5233B" w:rsidRDefault="00F70E28">
            <w:pPr>
              <w:keepNext/>
              <w:jc w:val="center"/>
              <w:rPr>
                <w:del w:id="2202" w:author="lhc1990" w:date="2016-05-19T14:06:00Z"/>
              </w:rPr>
              <w:pPrChange w:id="2203" w:author="lhc1990" w:date="2016-05-19T14:06:00Z">
                <w:pPr/>
              </w:pPrChange>
            </w:pPr>
            <w:del w:id="2204" w:author="lhc1990" w:date="2016-05-19T14:06:00Z">
              <w:r w:rsidDel="00D5233B">
                <w:rPr>
                  <w:rFonts w:hint="eastAsia"/>
                </w:rPr>
                <w:delText xml:space="preserve">&gt; </w:delText>
              </w:r>
              <w:r w:rsidR="00E064DA" w:rsidDel="00D5233B">
                <w:rPr>
                  <w:rFonts w:hint="eastAsia"/>
                </w:rPr>
                <w:delText>adb uninstall [</w:delText>
              </w:r>
              <w:r w:rsidDel="00D5233B">
                <w:rPr>
                  <w:rFonts w:hint="eastAsia"/>
                </w:rPr>
                <w:delText>パッケージ</w:delText>
              </w:r>
              <w:r w:rsidR="00E064DA" w:rsidDel="00D5233B">
                <w:rPr>
                  <w:rFonts w:hint="eastAsia"/>
                </w:rPr>
                <w:delText>名</w:delText>
              </w:r>
              <w:r w:rsidR="00E064DA" w:rsidDel="00D5233B">
                <w:rPr>
                  <w:rFonts w:hint="eastAsia"/>
                </w:rPr>
                <w:delText>]</w:delText>
              </w:r>
            </w:del>
          </w:p>
        </w:tc>
      </w:tr>
    </w:tbl>
    <w:p w14:paraId="633229B3" w14:textId="692B8DBD" w:rsidR="00F70E28" w:rsidDel="00D5233B" w:rsidRDefault="009B207B">
      <w:pPr>
        <w:keepNext/>
        <w:jc w:val="center"/>
        <w:rPr>
          <w:del w:id="2205" w:author="lhc1990" w:date="2016-05-19T14:06:00Z"/>
        </w:rPr>
        <w:pPrChange w:id="2206" w:author="lhc1990" w:date="2016-05-19T14:06:00Z">
          <w:pPr/>
        </w:pPrChange>
      </w:pPr>
      <w:del w:id="2207" w:author="lhc1990" w:date="2016-05-19T14:06:00Z">
        <w:r w:rsidDel="00D5233B">
          <w:rPr>
            <w:rFonts w:hint="eastAsia"/>
          </w:rPr>
          <w:delText>なお、</w:delText>
        </w:r>
        <w:r w:rsidDel="00D5233B">
          <w:rPr>
            <w:rFonts w:hint="eastAsia"/>
          </w:rPr>
          <w:delText>adb</w:delText>
        </w:r>
        <w:r w:rsidDel="00D5233B">
          <w:rPr>
            <w:rFonts w:hint="eastAsia"/>
          </w:rPr>
          <w:delText>コマンドではなくとも、</w:delText>
        </w:r>
        <w:r w:rsidDel="00D5233B">
          <w:rPr>
            <w:rFonts w:hint="eastAsia"/>
          </w:rPr>
          <w:delText>Android</w:delText>
        </w:r>
        <w:r w:rsidDel="00D5233B">
          <w:rPr>
            <w:rFonts w:hint="eastAsia"/>
          </w:rPr>
          <w:delText>端末からアンインストールすることも可能です</w:delText>
        </w:r>
        <w:r w:rsidR="00AD0EA6" w:rsidDel="00D5233B">
          <w:rPr>
            <w:rFonts w:hint="eastAsia"/>
          </w:rPr>
          <w:delText>（</w:delText>
        </w:r>
        <w:r w:rsidR="00AD0EA6" w:rsidDel="00D5233B">
          <w:fldChar w:fldCharType="begin"/>
        </w:r>
        <w:r w:rsidR="00AD0EA6" w:rsidDel="00D5233B">
          <w:delInstrText xml:space="preserve"> </w:delInstrText>
        </w:r>
        <w:r w:rsidR="00AD0EA6" w:rsidDel="00D5233B">
          <w:rPr>
            <w:rFonts w:hint="eastAsia"/>
          </w:rPr>
          <w:delInstrText>REF _Ref416857438 \h</w:delInstrText>
        </w:r>
        <w:r w:rsidR="00AD0EA6" w:rsidDel="00D5233B">
          <w:delInstrText xml:space="preserve"> </w:delInstrText>
        </w:r>
        <w:r w:rsidR="00AD0EA6"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3</w:delText>
        </w:r>
        <w:r w:rsidR="00184145" w:rsidDel="00D5233B">
          <w:noBreakHyphen/>
        </w:r>
        <w:r w:rsidR="00184145" w:rsidDel="00D5233B">
          <w:rPr>
            <w:noProof/>
          </w:rPr>
          <w:delText>10</w:delText>
        </w:r>
        <w:r w:rsidR="00AD0EA6" w:rsidDel="00D5233B">
          <w:fldChar w:fldCharType="end"/>
        </w:r>
        <w:r w:rsidR="00AD0EA6" w:rsidDel="00D5233B">
          <w:rPr>
            <w:rFonts w:hint="eastAsia"/>
          </w:rPr>
          <w:delText>の「アンインストール」ボタンをタップ</w:delText>
        </w:r>
        <w:r w:rsidR="000C15D3" w:rsidDel="00D5233B">
          <w:rPr>
            <w:rFonts w:hint="eastAsia"/>
          </w:rPr>
          <w:delText>します</w:delText>
        </w:r>
        <w:r w:rsidR="00AD0EA6" w:rsidDel="00D5233B">
          <w:rPr>
            <w:rFonts w:hint="eastAsia"/>
          </w:rPr>
          <w:delText>）。</w:delText>
        </w:r>
      </w:del>
    </w:p>
    <w:p w14:paraId="1676ADF8" w14:textId="46E98352" w:rsidR="00F70E28" w:rsidDel="00D5233B" w:rsidRDefault="00F70E28">
      <w:pPr>
        <w:keepNext/>
        <w:jc w:val="center"/>
        <w:rPr>
          <w:del w:id="2208" w:author="lhc1990" w:date="2016-05-19T14:06:00Z"/>
        </w:rPr>
        <w:pPrChange w:id="2209" w:author="lhc1990" w:date="2016-05-19T14:06:00Z">
          <w:pPr/>
        </w:pPrChange>
      </w:pPr>
    </w:p>
    <w:p w14:paraId="66A4524D" w14:textId="075FBDB4" w:rsidR="009B207B" w:rsidDel="00D5233B" w:rsidRDefault="009B207B">
      <w:pPr>
        <w:keepNext/>
        <w:jc w:val="center"/>
        <w:rPr>
          <w:del w:id="2210" w:author="lhc1990" w:date="2016-05-19T14:06:00Z"/>
        </w:rPr>
        <w:pPrChange w:id="2211" w:author="lhc1990" w:date="2016-05-19T14:06:00Z">
          <w:pPr/>
        </w:pPrChange>
      </w:pPr>
    </w:p>
    <w:p w14:paraId="47784218" w14:textId="2AC58136" w:rsidR="006B1E05" w:rsidDel="00D5233B" w:rsidRDefault="006B1E05">
      <w:pPr>
        <w:pStyle w:val="Heading2"/>
        <w:numPr>
          <w:ilvl w:val="1"/>
          <w:numId w:val="7"/>
        </w:numPr>
        <w:jc w:val="center"/>
        <w:rPr>
          <w:del w:id="2212" w:author="lhc1990" w:date="2016-05-19T14:06:00Z"/>
        </w:rPr>
        <w:pPrChange w:id="2213" w:author="lhc1990" w:date="2016-05-19T14:06:00Z">
          <w:pPr>
            <w:pStyle w:val="Heading2"/>
            <w:numPr>
              <w:ilvl w:val="1"/>
              <w:numId w:val="7"/>
            </w:numPr>
            <w:ind w:left="567" w:hanging="567"/>
          </w:pPr>
        </w:pPrChange>
      </w:pPr>
      <w:bookmarkStart w:id="2214" w:name="_Ref416369616"/>
      <w:del w:id="2215" w:author="lhc1990" w:date="2016-05-19T14:06:00Z">
        <w:r w:rsidDel="00D5233B">
          <w:rPr>
            <w:rFonts w:hint="eastAsia"/>
          </w:rPr>
          <w:delText>APK</w:delText>
        </w:r>
        <w:r w:rsidDel="00D5233B">
          <w:rPr>
            <w:rFonts w:hint="eastAsia"/>
          </w:rPr>
          <w:delText>の作成</w:delText>
        </w:r>
        <w:bookmarkEnd w:id="2214"/>
      </w:del>
    </w:p>
    <w:p w14:paraId="2649B294" w14:textId="0F2D5A32" w:rsidR="00A27480" w:rsidDel="00D5233B" w:rsidRDefault="00A27480">
      <w:pPr>
        <w:keepNext/>
        <w:ind w:firstLineChars="50" w:firstLine="105"/>
        <w:jc w:val="center"/>
        <w:rPr>
          <w:del w:id="2216" w:author="lhc1990" w:date="2016-05-19T14:06:00Z"/>
        </w:rPr>
        <w:pPrChange w:id="2217" w:author="lhc1990" w:date="2016-05-19T14:06:00Z">
          <w:pPr>
            <w:ind w:firstLineChars="50" w:firstLine="105"/>
          </w:pPr>
        </w:pPrChange>
      </w:pPr>
      <w:del w:id="2218" w:author="lhc1990" w:date="2016-05-19T14:06:00Z">
        <w:r w:rsidDel="00D5233B">
          <w:rPr>
            <w:rFonts w:hint="eastAsia"/>
          </w:rPr>
          <w:delText>本項では、</w:delText>
        </w:r>
        <w:r w:rsidDel="00D5233B">
          <w:rPr>
            <w:rFonts w:hint="eastAsia"/>
          </w:rPr>
          <w:delText>APK</w:delText>
        </w:r>
        <w:r w:rsidDel="00D5233B">
          <w:rPr>
            <w:rFonts w:hint="eastAsia"/>
          </w:rPr>
          <w:delText>ファイルの作成方法を記載します。</w:delText>
        </w:r>
        <w:r w:rsidR="00051CEA" w:rsidDel="00D5233B">
          <w:rPr>
            <w:rFonts w:hint="eastAsia"/>
          </w:rPr>
          <w:delText>APK</w:delText>
        </w:r>
        <w:r w:rsidR="00051CEA" w:rsidDel="00D5233B">
          <w:rPr>
            <w:rFonts w:hint="eastAsia"/>
          </w:rPr>
          <w:delText>とは、</w:delText>
        </w:r>
        <w:r w:rsidR="00F23EB9" w:rsidDel="00D5233B">
          <w:rPr>
            <w:rFonts w:hint="eastAsia"/>
          </w:rPr>
          <w:delText>android appli</w:delText>
        </w:r>
        <w:r w:rsidR="00051CEA" w:rsidDel="00D5233B">
          <w:rPr>
            <w:rFonts w:hint="eastAsia"/>
          </w:rPr>
          <w:delText>c</w:delText>
        </w:r>
        <w:r w:rsidR="00F23EB9" w:rsidDel="00D5233B">
          <w:rPr>
            <w:rFonts w:hint="eastAsia"/>
          </w:rPr>
          <w:delText>a</w:delText>
        </w:r>
        <w:r w:rsidR="00051CEA" w:rsidDel="00D5233B">
          <w:rPr>
            <w:rFonts w:hint="eastAsia"/>
          </w:rPr>
          <w:delText>tion package</w:delText>
        </w:r>
        <w:r w:rsidR="00051CEA" w:rsidDel="00D5233B">
          <w:rPr>
            <w:rFonts w:hint="eastAsia"/>
          </w:rPr>
          <w:delText>の略で、</w:delText>
        </w:r>
        <w:r w:rsidR="00051CEA" w:rsidDel="00D5233B">
          <w:rPr>
            <w:rFonts w:hint="eastAsia"/>
          </w:rPr>
          <w:delText>Android</w:delText>
        </w:r>
        <w:r w:rsidR="00051CEA" w:rsidDel="00D5233B">
          <w:rPr>
            <w:rFonts w:hint="eastAsia"/>
          </w:rPr>
          <w:delText>のアプリケーションに必要なファイル</w:delText>
        </w:r>
        <w:r w:rsidR="00F23EB9" w:rsidDel="00D5233B">
          <w:rPr>
            <w:rFonts w:hint="eastAsia"/>
          </w:rPr>
          <w:delText>（プログラム本体、プログラムが利用する画像などのリソース、設定情報など）</w:delText>
        </w:r>
        <w:r w:rsidR="00051CEA" w:rsidDel="00D5233B">
          <w:rPr>
            <w:rFonts w:hint="eastAsia"/>
          </w:rPr>
          <w:delText>を</w:delText>
        </w:r>
        <w:r w:rsidR="00051CEA" w:rsidDel="00D5233B">
          <w:rPr>
            <w:rFonts w:hint="eastAsia"/>
          </w:rPr>
          <w:delText>ZIP</w:delText>
        </w:r>
        <w:r w:rsidR="00051CEA" w:rsidDel="00D5233B">
          <w:rPr>
            <w:rFonts w:hint="eastAsia"/>
          </w:rPr>
          <w:delText>化したファイルフォーマットです。</w:delText>
        </w:r>
        <w:r w:rsidR="005F2C56" w:rsidDel="00D5233B">
          <w:fldChar w:fldCharType="begin"/>
        </w:r>
        <w:r w:rsidR="005F2C56" w:rsidDel="00D5233B">
          <w:delInstrText xml:space="preserve"> </w:delInstrText>
        </w:r>
        <w:r w:rsidR="005F2C56" w:rsidDel="00D5233B">
          <w:rPr>
            <w:rFonts w:hint="eastAsia"/>
          </w:rPr>
          <w:delInstrText>REF _Ref416369490 \n \h</w:delInstrText>
        </w:r>
        <w:r w:rsidR="005F2C56" w:rsidDel="00D5233B">
          <w:delInstrText xml:space="preserve"> </w:delInstrText>
        </w:r>
        <w:r w:rsidR="005F2C56" w:rsidDel="00D5233B">
          <w:fldChar w:fldCharType="separate"/>
        </w:r>
        <w:r w:rsidR="00184145" w:rsidDel="00D5233B">
          <w:delText>4.1.5</w:delText>
        </w:r>
        <w:r w:rsidR="005F2C56" w:rsidDel="00D5233B">
          <w:fldChar w:fldCharType="end"/>
        </w:r>
        <w:r w:rsidR="005F2C56" w:rsidDel="00D5233B">
          <w:rPr>
            <w:rFonts w:hint="eastAsia"/>
          </w:rPr>
          <w:delText>節で示した方法などで、</w:delText>
        </w:r>
        <w:r w:rsidR="005F2C56" w:rsidDel="00D5233B">
          <w:rPr>
            <w:rFonts w:hint="eastAsia"/>
          </w:rPr>
          <w:delText>Android</w:delText>
        </w:r>
        <w:r w:rsidR="005F2C56" w:rsidDel="00D5233B">
          <w:rPr>
            <w:rFonts w:hint="eastAsia"/>
          </w:rPr>
          <w:delText>端末にインストールすることができます。</w:delText>
        </w:r>
      </w:del>
    </w:p>
    <w:p w14:paraId="47F7B3CB" w14:textId="59E9F971" w:rsidR="008529B5" w:rsidDel="00D5233B" w:rsidRDefault="008529B5">
      <w:pPr>
        <w:keepNext/>
        <w:jc w:val="center"/>
        <w:rPr>
          <w:del w:id="2219" w:author="lhc1990" w:date="2016-05-19T14:06:00Z"/>
        </w:rPr>
        <w:pPrChange w:id="2220" w:author="lhc1990" w:date="2016-05-19T14:06:00Z">
          <w:pPr/>
        </w:pPrChange>
      </w:pPr>
    </w:p>
    <w:p w14:paraId="1FA4A249" w14:textId="0D94A8F3" w:rsidR="003D07CC" w:rsidDel="00D5233B" w:rsidRDefault="00017615">
      <w:pPr>
        <w:pStyle w:val="ListParagraph"/>
        <w:keepNext/>
        <w:numPr>
          <w:ilvl w:val="0"/>
          <w:numId w:val="33"/>
        </w:numPr>
        <w:ind w:leftChars="0"/>
        <w:jc w:val="center"/>
        <w:rPr>
          <w:del w:id="2221" w:author="lhc1990" w:date="2016-05-19T14:06:00Z"/>
        </w:rPr>
        <w:pPrChange w:id="2222" w:author="lhc1990" w:date="2016-05-19T14:06:00Z">
          <w:pPr>
            <w:pStyle w:val="ListParagraph"/>
            <w:numPr>
              <w:numId w:val="33"/>
            </w:numPr>
            <w:ind w:leftChars="0" w:left="420" w:hanging="420"/>
          </w:pPr>
        </w:pPrChange>
      </w:pPr>
      <w:del w:id="2223" w:author="lhc1990" w:date="2016-05-19T14:06:00Z">
        <w:r w:rsidDel="00D5233B">
          <w:rPr>
            <w:rFonts w:hint="eastAsia"/>
          </w:rPr>
          <w:delText>Eclipse</w:delText>
        </w:r>
        <w:r w:rsidR="00712885" w:rsidDel="00D5233B">
          <w:rPr>
            <w:rFonts w:hint="eastAsia"/>
          </w:rPr>
          <w:delText>のメニューの「</w:delText>
        </w:r>
        <w:r w:rsidR="00712885" w:rsidDel="00D5233B">
          <w:rPr>
            <w:rFonts w:hint="eastAsia"/>
          </w:rPr>
          <w:delText>File</w:delText>
        </w:r>
        <w:r w:rsidR="00712885" w:rsidDel="00D5233B">
          <w:rPr>
            <w:rFonts w:hint="eastAsia"/>
          </w:rPr>
          <w:delText>」→</w:delText>
        </w:r>
        <w:r w:rsidDel="00D5233B">
          <w:rPr>
            <w:rFonts w:hint="eastAsia"/>
          </w:rPr>
          <w:delText>「</w:delText>
        </w:r>
        <w:r w:rsidDel="00D5233B">
          <w:rPr>
            <w:rFonts w:hint="eastAsia"/>
          </w:rPr>
          <w:delText>Export</w:delText>
        </w:r>
        <w:r w:rsidDel="00D5233B">
          <w:delText>…</w:delText>
        </w:r>
        <w:r w:rsidDel="00D5233B">
          <w:rPr>
            <w:rFonts w:hint="eastAsia"/>
          </w:rPr>
          <w:delText>」をクリック</w:delText>
        </w:r>
        <w:r w:rsidR="0023665C" w:rsidDel="00D5233B">
          <w:rPr>
            <w:rFonts w:hint="eastAsia"/>
          </w:rPr>
          <w:delText>します</w:delText>
        </w:r>
        <w:r w:rsidDel="00D5233B">
          <w:rPr>
            <w:rFonts w:hint="eastAsia"/>
          </w:rPr>
          <w:delText>。</w:delText>
        </w:r>
      </w:del>
    </w:p>
    <w:p w14:paraId="3B6D3C8B" w14:textId="5ECE301A" w:rsidR="003D07CC" w:rsidRPr="00712885" w:rsidDel="00D5233B" w:rsidRDefault="00712885">
      <w:pPr>
        <w:pStyle w:val="ListParagraph"/>
        <w:keepNext/>
        <w:widowControl/>
        <w:numPr>
          <w:ilvl w:val="0"/>
          <w:numId w:val="33"/>
        </w:numPr>
        <w:ind w:leftChars="0"/>
        <w:jc w:val="center"/>
        <w:rPr>
          <w:del w:id="2224" w:author="lhc1990" w:date="2016-05-19T14:06:00Z"/>
        </w:rPr>
        <w:pPrChange w:id="2225" w:author="lhc1990" w:date="2016-05-19T14:06:00Z">
          <w:pPr>
            <w:pStyle w:val="ListParagraph"/>
            <w:widowControl/>
            <w:numPr>
              <w:numId w:val="33"/>
            </w:numPr>
            <w:ind w:leftChars="0" w:left="420" w:hanging="420"/>
            <w:jc w:val="left"/>
          </w:pPr>
        </w:pPrChange>
      </w:pPr>
      <w:del w:id="2226" w:author="lhc1990" w:date="2016-05-19T14:06:00Z">
        <w:r w:rsidDel="00D5233B">
          <w:rPr>
            <w:rFonts w:hint="eastAsia"/>
          </w:rPr>
          <w:delText>次の</w:delText>
        </w:r>
        <w:r w:rsidDel="00D5233B">
          <w:rPr>
            <w:rFonts w:hint="eastAsia"/>
          </w:rPr>
          <w:delText>Select</w:delText>
        </w:r>
        <w:r w:rsidDel="00D5233B">
          <w:rPr>
            <w:rFonts w:hint="eastAsia"/>
          </w:rPr>
          <w:delText>画面では</w:delText>
        </w:r>
        <w:r w:rsidR="003D07CC" w:rsidDel="00D5233B">
          <w:rPr>
            <w:rFonts w:hint="eastAsia"/>
          </w:rPr>
          <w:delText>「</w:delText>
        </w:r>
        <w:r w:rsidR="003D07CC" w:rsidDel="00D5233B">
          <w:rPr>
            <w:rFonts w:hint="eastAsia"/>
          </w:rPr>
          <w:delText>Android</w:delText>
        </w:r>
        <w:r w:rsidR="003D07CC" w:rsidDel="00D5233B">
          <w:rPr>
            <w:rFonts w:hint="eastAsia"/>
          </w:rPr>
          <w:delText>」の「</w:delText>
        </w:r>
        <w:r w:rsidR="003D07CC" w:rsidDel="00D5233B">
          <w:rPr>
            <w:rFonts w:hint="eastAsia"/>
          </w:rPr>
          <w:delText>Export Android Application</w:delText>
        </w:r>
        <w:r w:rsidR="003D07CC" w:rsidDel="00D5233B">
          <w:rPr>
            <w:rFonts w:hint="eastAsia"/>
          </w:rPr>
          <w:delText>」を選択し、「</w:delText>
        </w:r>
        <w:r w:rsidR="003D07CC" w:rsidDel="00D5233B">
          <w:rPr>
            <w:rFonts w:hint="eastAsia"/>
          </w:rPr>
          <w:delText>Next &gt;</w:delText>
        </w:r>
        <w:r w:rsidR="003D07CC" w:rsidDel="00D5233B">
          <w:rPr>
            <w:rFonts w:hint="eastAsia"/>
          </w:rPr>
          <w:delText>」ボタンをクリック</w:delText>
        </w:r>
        <w:r w:rsidR="0023665C" w:rsidDel="00D5233B">
          <w:rPr>
            <w:rFonts w:hint="eastAsia"/>
          </w:rPr>
          <w:delText>します</w:delText>
        </w:r>
        <w:r w:rsidR="003D07CC" w:rsidDel="00D5233B">
          <w:rPr>
            <w:rFonts w:hint="eastAsia"/>
          </w:rPr>
          <w:delText>（</w:delText>
        </w:r>
        <w:r w:rsidR="003D07CC" w:rsidDel="00D5233B">
          <w:fldChar w:fldCharType="begin"/>
        </w:r>
        <w:r w:rsidR="003D07CC" w:rsidDel="00D5233B">
          <w:delInstrText xml:space="preserve"> </w:delInstrText>
        </w:r>
        <w:r w:rsidR="003D07CC" w:rsidDel="00D5233B">
          <w:rPr>
            <w:rFonts w:hint="eastAsia"/>
          </w:rPr>
          <w:delInstrText>REF _Ref416438393 \h</w:delInstrText>
        </w:r>
        <w:r w:rsidR="003D07CC" w:rsidDel="00D5233B">
          <w:delInstrText xml:space="preserve"> </w:delInstrText>
        </w:r>
        <w:r w:rsidR="003D07CC"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4</w:delText>
        </w:r>
        <w:r w:rsidR="00184145" w:rsidDel="00D5233B">
          <w:noBreakHyphen/>
        </w:r>
        <w:r w:rsidR="00184145" w:rsidDel="00D5233B">
          <w:rPr>
            <w:noProof/>
          </w:rPr>
          <w:delText>1</w:delText>
        </w:r>
        <w:r w:rsidR="003D07CC" w:rsidDel="00D5233B">
          <w:fldChar w:fldCharType="end"/>
        </w:r>
        <w:r w:rsidR="003D07CC" w:rsidDel="00D5233B">
          <w:rPr>
            <w:rFonts w:hint="eastAsia"/>
          </w:rPr>
          <w:delText>参照）。</w:delText>
        </w:r>
      </w:del>
    </w:p>
    <w:p w14:paraId="01ED89FE" w14:textId="69F6E5DB" w:rsidR="003D07CC" w:rsidDel="00D5233B" w:rsidRDefault="003D07CC">
      <w:pPr>
        <w:keepNext/>
        <w:widowControl/>
        <w:jc w:val="center"/>
        <w:rPr>
          <w:del w:id="2227" w:author="lhc1990" w:date="2016-05-19T14:06:00Z"/>
        </w:rPr>
      </w:pPr>
      <w:del w:id="2228" w:author="lhc1990" w:date="2016-05-19T14:06:00Z">
        <w:r w:rsidDel="00D5233B">
          <w:rPr>
            <w:noProof/>
          </w:rPr>
          <w:drawing>
            <wp:inline distT="0" distB="0" distL="0" distR="0" wp14:anchorId="7731CD06" wp14:editId="228579E6">
              <wp:extent cx="5400040" cy="3084195"/>
              <wp:effectExtent l="0" t="0" r="0" b="190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Select.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3084195"/>
                      </a:xfrm>
                      <a:prstGeom prst="rect">
                        <a:avLst/>
                      </a:prstGeom>
                    </pic:spPr>
                  </pic:pic>
                </a:graphicData>
              </a:graphic>
            </wp:inline>
          </w:drawing>
        </w:r>
      </w:del>
    </w:p>
    <w:p w14:paraId="68B8807A" w14:textId="57469454" w:rsidR="003D07CC" w:rsidDel="00D5233B" w:rsidRDefault="003D07CC">
      <w:pPr>
        <w:pStyle w:val="Caption"/>
        <w:keepNext/>
        <w:jc w:val="center"/>
        <w:rPr>
          <w:del w:id="2229" w:author="lhc1990" w:date="2016-05-19T14:06:00Z"/>
        </w:rPr>
        <w:pPrChange w:id="2230" w:author="lhc1990" w:date="2016-05-19T14:06:00Z">
          <w:pPr>
            <w:pStyle w:val="Caption"/>
            <w:jc w:val="center"/>
          </w:pPr>
        </w:pPrChange>
      </w:pPr>
      <w:bookmarkStart w:id="2231" w:name="_Ref416438393"/>
      <w:del w:id="2232" w:author="lhc1990" w:date="2016-05-19T14:06:00Z">
        <w:r w:rsidDel="00D5233B">
          <w:rPr>
            <w:rFonts w:hint="eastAsia"/>
          </w:rPr>
          <w:delText>図</w:delText>
        </w:r>
        <w:r w:rsidDel="00D5233B">
          <w:rPr>
            <w:rFonts w:hint="eastAsia"/>
          </w:rPr>
          <w:delText xml:space="preserve"> </w:delText>
        </w:r>
        <w:r w:rsidR="00184145" w:rsidDel="00D5233B">
          <w:rPr>
            <w:b w:val="0"/>
            <w:bCs w:val="0"/>
          </w:rPr>
          <w:fldChar w:fldCharType="begin"/>
        </w:r>
        <w:r w:rsidR="00184145" w:rsidDel="00D5233B">
          <w:delInstrText xml:space="preserve"> </w:delInstrText>
        </w:r>
        <w:r w:rsidR="00184145" w:rsidDel="00D5233B">
          <w:rPr>
            <w:rFonts w:hint="eastAsia"/>
          </w:rPr>
          <w:delInstrText>STYLEREF 1 \s</w:delInstrText>
        </w:r>
        <w:r w:rsidR="00184145" w:rsidDel="00D5233B">
          <w:delInstrText xml:space="preserve"> </w:delInstrText>
        </w:r>
        <w:r w:rsidR="00184145" w:rsidDel="00D5233B">
          <w:rPr>
            <w:b w:val="0"/>
            <w:bCs w:val="0"/>
          </w:rPr>
          <w:fldChar w:fldCharType="separate"/>
        </w:r>
        <w:r w:rsidR="00184145" w:rsidDel="00D5233B">
          <w:rPr>
            <w:noProof/>
          </w:rPr>
          <w:delText>4</w:delText>
        </w:r>
        <w:r w:rsidR="00184145" w:rsidDel="00D5233B">
          <w:rPr>
            <w:b w:val="0"/>
            <w:bCs w:val="0"/>
          </w:rPr>
          <w:fldChar w:fldCharType="end"/>
        </w:r>
        <w:r w:rsidR="00184145" w:rsidDel="00D5233B">
          <w:noBreakHyphen/>
        </w:r>
        <w:r w:rsidR="00184145" w:rsidDel="00D5233B">
          <w:rPr>
            <w:b w:val="0"/>
            <w:bCs w:val="0"/>
          </w:rPr>
          <w:fldChar w:fldCharType="begin"/>
        </w:r>
        <w:r w:rsidR="00184145" w:rsidDel="00D5233B">
          <w:delInstrText xml:space="preserve"> </w:delInstrText>
        </w:r>
        <w:r w:rsidR="00184145" w:rsidDel="00D5233B">
          <w:rPr>
            <w:rFonts w:hint="eastAsia"/>
          </w:rPr>
          <w:delInstrText xml:space="preserve">SEQ </w:delInstrText>
        </w:r>
        <w:r w:rsidR="00184145" w:rsidDel="00D5233B">
          <w:rPr>
            <w:rFonts w:hint="eastAsia"/>
          </w:rPr>
          <w:delInstrText>図</w:delInstrText>
        </w:r>
        <w:r w:rsidR="00184145" w:rsidDel="00D5233B">
          <w:rPr>
            <w:rFonts w:hint="eastAsia"/>
          </w:rPr>
          <w:delInstrText xml:space="preserve"> \* ARABIC \s 1</w:delInstrText>
        </w:r>
        <w:r w:rsidR="00184145" w:rsidDel="00D5233B">
          <w:delInstrText xml:space="preserve"> </w:delInstrText>
        </w:r>
        <w:r w:rsidR="00184145" w:rsidDel="00D5233B">
          <w:rPr>
            <w:b w:val="0"/>
            <w:bCs w:val="0"/>
          </w:rPr>
          <w:fldChar w:fldCharType="separate"/>
        </w:r>
        <w:r w:rsidR="00184145" w:rsidDel="00D5233B">
          <w:rPr>
            <w:noProof/>
          </w:rPr>
          <w:delText>1</w:delText>
        </w:r>
        <w:r w:rsidR="00184145" w:rsidDel="00D5233B">
          <w:rPr>
            <w:b w:val="0"/>
            <w:bCs w:val="0"/>
          </w:rPr>
          <w:fldChar w:fldCharType="end"/>
        </w:r>
        <w:bookmarkEnd w:id="2231"/>
        <w:r w:rsidDel="00D5233B">
          <w:rPr>
            <w:rFonts w:hint="eastAsia"/>
          </w:rPr>
          <w:delText xml:space="preserve"> Export Select</w:delText>
        </w:r>
      </w:del>
    </w:p>
    <w:p w14:paraId="1F53D55F" w14:textId="49B54058" w:rsidR="00712885" w:rsidDel="00D5233B" w:rsidRDefault="00712885">
      <w:pPr>
        <w:keepNext/>
        <w:widowControl/>
        <w:jc w:val="center"/>
        <w:rPr>
          <w:del w:id="2233" w:author="lhc1990" w:date="2016-05-19T14:06:00Z"/>
        </w:rPr>
        <w:pPrChange w:id="2234" w:author="lhc1990" w:date="2016-05-19T14:06:00Z">
          <w:pPr>
            <w:widowControl/>
            <w:jc w:val="left"/>
          </w:pPr>
        </w:pPrChange>
      </w:pPr>
    </w:p>
    <w:p w14:paraId="6E2D716E" w14:textId="547845C8" w:rsidR="00712885" w:rsidDel="00D5233B" w:rsidRDefault="00712885">
      <w:pPr>
        <w:pStyle w:val="ListParagraph"/>
        <w:keepNext/>
        <w:widowControl/>
        <w:numPr>
          <w:ilvl w:val="0"/>
          <w:numId w:val="33"/>
        </w:numPr>
        <w:ind w:leftChars="0"/>
        <w:jc w:val="center"/>
        <w:rPr>
          <w:del w:id="2235" w:author="lhc1990" w:date="2016-05-19T14:06:00Z"/>
        </w:rPr>
        <w:pPrChange w:id="2236" w:author="lhc1990" w:date="2016-05-19T14:06:00Z">
          <w:pPr>
            <w:pStyle w:val="ListParagraph"/>
            <w:widowControl/>
            <w:numPr>
              <w:numId w:val="33"/>
            </w:numPr>
            <w:ind w:leftChars="0" w:left="420" w:hanging="420"/>
            <w:jc w:val="left"/>
          </w:pPr>
        </w:pPrChange>
      </w:pPr>
      <w:del w:id="2237" w:author="lhc1990" w:date="2016-05-19T14:06:00Z">
        <w:r w:rsidDel="00D5233B">
          <w:rPr>
            <w:rFonts w:hint="eastAsia"/>
          </w:rPr>
          <w:delText>次の</w:delText>
        </w:r>
        <w:r w:rsidDel="00D5233B">
          <w:rPr>
            <w:rFonts w:hint="eastAsia"/>
          </w:rPr>
          <w:delText>Project Checks</w:delText>
        </w:r>
        <w:r w:rsidDel="00D5233B">
          <w:rPr>
            <w:rFonts w:hint="eastAsia"/>
          </w:rPr>
          <w:delText>画面では</w:delText>
        </w:r>
        <w:r w:rsidR="0023665C" w:rsidDel="00D5233B">
          <w:rPr>
            <w:rFonts w:hint="eastAsia"/>
          </w:rPr>
          <w:delText>「</w:delText>
        </w:r>
        <w:r w:rsidR="0023665C" w:rsidDel="00D5233B">
          <w:rPr>
            <w:rFonts w:hint="eastAsia"/>
          </w:rPr>
          <w:delText>Browse</w:delText>
        </w:r>
        <w:r w:rsidR="0023665C" w:rsidDel="00D5233B">
          <w:delText>…</w:delText>
        </w:r>
        <w:r w:rsidR="0023665C" w:rsidDel="00D5233B">
          <w:rPr>
            <w:rFonts w:hint="eastAsia"/>
          </w:rPr>
          <w:delText>」ボタンをクリックし、</w:delText>
        </w:r>
        <w:r w:rsidR="0023665C" w:rsidDel="00D5233B">
          <w:rPr>
            <w:rFonts w:hint="eastAsia"/>
          </w:rPr>
          <w:delText>APK</w:delText>
        </w:r>
        <w:r w:rsidR="0023665C" w:rsidDel="00D5233B">
          <w:rPr>
            <w:rFonts w:hint="eastAsia"/>
          </w:rPr>
          <w:delText>ファイルを作成するプロジェクトを選択します。その後、「</w:delText>
        </w:r>
        <w:r w:rsidR="0023665C" w:rsidDel="00D5233B">
          <w:rPr>
            <w:rFonts w:hint="eastAsia"/>
          </w:rPr>
          <w:delText>Next &gt;</w:delText>
        </w:r>
        <w:r w:rsidR="0023665C" w:rsidDel="00D5233B">
          <w:rPr>
            <w:rFonts w:hint="eastAsia"/>
          </w:rPr>
          <w:delText>」ボタンをクリックします。</w:delText>
        </w:r>
      </w:del>
    </w:p>
    <w:p w14:paraId="4C0981CA" w14:textId="5D3AB713" w:rsidR="005A03F0" w:rsidDel="00D5233B" w:rsidRDefault="0023665C">
      <w:pPr>
        <w:pStyle w:val="ListParagraph"/>
        <w:keepNext/>
        <w:widowControl/>
        <w:numPr>
          <w:ilvl w:val="0"/>
          <w:numId w:val="33"/>
        </w:numPr>
        <w:ind w:leftChars="0"/>
        <w:jc w:val="center"/>
        <w:rPr>
          <w:del w:id="2238" w:author="lhc1990" w:date="2016-05-19T14:06:00Z"/>
        </w:rPr>
        <w:pPrChange w:id="2239" w:author="lhc1990" w:date="2016-05-19T14:06:00Z">
          <w:pPr>
            <w:pStyle w:val="ListParagraph"/>
            <w:widowControl/>
            <w:numPr>
              <w:numId w:val="33"/>
            </w:numPr>
            <w:ind w:leftChars="0" w:left="420" w:hanging="420"/>
            <w:jc w:val="left"/>
          </w:pPr>
        </w:pPrChange>
      </w:pPr>
      <w:del w:id="2240" w:author="lhc1990" w:date="2016-05-19T14:06:00Z">
        <w:r w:rsidDel="00D5233B">
          <w:rPr>
            <w:rFonts w:hint="eastAsia"/>
          </w:rPr>
          <w:delText>次の</w:delText>
        </w:r>
        <w:r w:rsidDel="00D5233B">
          <w:rPr>
            <w:rFonts w:hint="eastAsia"/>
          </w:rPr>
          <w:delText>Keystore selection</w:delText>
        </w:r>
        <w:r w:rsidDel="00D5233B">
          <w:rPr>
            <w:rFonts w:hint="eastAsia"/>
          </w:rPr>
          <w:delText>画面では、</w:delText>
        </w:r>
        <w:r w:rsidDel="00D5233B">
          <w:rPr>
            <w:rFonts w:hint="eastAsia"/>
          </w:rPr>
          <w:delText>APK</w:delText>
        </w:r>
        <w:r w:rsidDel="00D5233B">
          <w:rPr>
            <w:rFonts w:hint="eastAsia"/>
          </w:rPr>
          <w:delText>の署名に利用する鍵を保存している</w:delText>
        </w:r>
        <w:r w:rsidDel="00D5233B">
          <w:rPr>
            <w:rFonts w:hint="eastAsia"/>
          </w:rPr>
          <w:delText>Keystore</w:delText>
        </w:r>
        <w:r w:rsidDel="00D5233B">
          <w:rPr>
            <w:rFonts w:hint="eastAsia"/>
          </w:rPr>
          <w:delText>を</w:delText>
        </w:r>
        <w:r w:rsidR="002F1597" w:rsidDel="00D5233B">
          <w:rPr>
            <w:rFonts w:hint="eastAsia"/>
          </w:rPr>
          <w:delText>指定</w:delText>
        </w:r>
        <w:r w:rsidDel="00D5233B">
          <w:rPr>
            <w:rFonts w:hint="eastAsia"/>
          </w:rPr>
          <w:delText>します。</w:delText>
        </w:r>
      </w:del>
    </w:p>
    <w:p w14:paraId="1240B489" w14:textId="265B1890" w:rsidR="003421CA" w:rsidDel="00D5233B" w:rsidRDefault="0023665C">
      <w:pPr>
        <w:pStyle w:val="ListParagraph"/>
        <w:keepNext/>
        <w:widowControl/>
        <w:ind w:leftChars="0" w:left="420" w:firstLineChars="50" w:firstLine="105"/>
        <w:jc w:val="center"/>
        <w:rPr>
          <w:del w:id="2241" w:author="lhc1990" w:date="2016-05-19T14:06:00Z"/>
        </w:rPr>
        <w:pPrChange w:id="2242" w:author="lhc1990" w:date="2016-05-19T14:06:00Z">
          <w:pPr>
            <w:pStyle w:val="ListParagraph"/>
            <w:widowControl/>
            <w:ind w:leftChars="0" w:left="420" w:firstLineChars="50" w:firstLine="105"/>
            <w:jc w:val="left"/>
          </w:pPr>
        </w:pPrChange>
      </w:pPr>
      <w:del w:id="2243" w:author="lhc1990" w:date="2016-05-19T14:06:00Z">
        <w:r w:rsidDel="00D5233B">
          <w:rPr>
            <w:rFonts w:hint="eastAsia"/>
          </w:rPr>
          <w:delText>既存のものを利用する場合は、</w:delText>
        </w:r>
        <w:r w:rsidR="003421CA" w:rsidDel="00D5233B">
          <w:rPr>
            <w:rFonts w:hint="eastAsia"/>
          </w:rPr>
          <w:delText>「</w:delText>
        </w:r>
        <w:r w:rsidR="003421CA" w:rsidDel="00D5233B">
          <w:rPr>
            <w:rFonts w:hint="eastAsia"/>
          </w:rPr>
          <w:delText>Use existing keystore</w:delText>
        </w:r>
        <w:r w:rsidR="003421CA" w:rsidDel="00D5233B">
          <w:rPr>
            <w:rFonts w:hint="eastAsia"/>
          </w:rPr>
          <w:delText>」をチェックし、「</w:delText>
        </w:r>
        <w:r w:rsidR="003421CA" w:rsidDel="00D5233B">
          <w:rPr>
            <w:rFonts w:hint="eastAsia"/>
          </w:rPr>
          <w:delText>Location</w:delText>
        </w:r>
        <w:r w:rsidR="003421CA" w:rsidDel="00D5233B">
          <w:rPr>
            <w:rFonts w:hint="eastAsia"/>
          </w:rPr>
          <w:delText>」で</w:delText>
        </w:r>
        <w:r w:rsidR="003421CA" w:rsidDel="00D5233B">
          <w:rPr>
            <w:rFonts w:hint="eastAsia"/>
          </w:rPr>
          <w:delText>Keystore</w:delText>
        </w:r>
        <w:r w:rsidR="003421CA" w:rsidDel="00D5233B">
          <w:rPr>
            <w:rFonts w:hint="eastAsia"/>
          </w:rPr>
          <w:delText>のファイルを指定します。</w:delText>
        </w:r>
        <w:r w:rsidR="003421CA" w:rsidDel="00D5233B">
          <w:rPr>
            <w:rFonts w:hint="eastAsia"/>
          </w:rPr>
          <w:delText>Keystore</w:delText>
        </w:r>
        <w:r w:rsidR="003421CA" w:rsidDel="00D5233B">
          <w:rPr>
            <w:rFonts w:hint="eastAsia"/>
          </w:rPr>
          <w:delText>はパスワードで保護されてい</w:delText>
        </w:r>
        <w:r w:rsidR="005A03F0" w:rsidDel="00D5233B">
          <w:rPr>
            <w:rFonts w:hint="eastAsia"/>
          </w:rPr>
          <w:delText>るので</w:delText>
        </w:r>
        <w:r w:rsidR="003421CA" w:rsidDel="00D5233B">
          <w:rPr>
            <w:rFonts w:hint="eastAsia"/>
          </w:rPr>
          <w:delText>、</w:delText>
        </w:r>
        <w:r w:rsidR="003421CA" w:rsidDel="00D5233B">
          <w:rPr>
            <w:rFonts w:hint="eastAsia"/>
          </w:rPr>
          <w:delText>Keystore</w:delText>
        </w:r>
        <w:r w:rsidR="003421CA" w:rsidDel="00D5233B">
          <w:rPr>
            <w:rFonts w:hint="eastAsia"/>
          </w:rPr>
          <w:delText>を開くためのパスワードを「</w:delText>
        </w:r>
        <w:r w:rsidR="003421CA" w:rsidDel="00D5233B">
          <w:rPr>
            <w:rFonts w:hint="eastAsia"/>
          </w:rPr>
          <w:delText>Password</w:delText>
        </w:r>
        <w:r w:rsidR="005A03F0" w:rsidDel="00D5233B">
          <w:rPr>
            <w:rFonts w:hint="eastAsia"/>
          </w:rPr>
          <w:delText>」欄に入力します。その後「</w:delText>
        </w:r>
        <w:r w:rsidR="005A03F0" w:rsidDel="00D5233B">
          <w:rPr>
            <w:rFonts w:hint="eastAsia"/>
          </w:rPr>
          <w:delText>Next&gt;</w:delText>
        </w:r>
        <w:r w:rsidR="005A03F0" w:rsidDel="00D5233B">
          <w:rPr>
            <w:rFonts w:hint="eastAsia"/>
          </w:rPr>
          <w:delText>」ボタンをクリックします。</w:delText>
        </w:r>
      </w:del>
    </w:p>
    <w:p w14:paraId="069EB567" w14:textId="1A7CF191" w:rsidR="002F1597" w:rsidDel="00D5233B" w:rsidRDefault="005A03F0">
      <w:pPr>
        <w:pStyle w:val="ListParagraph"/>
        <w:keepNext/>
        <w:widowControl/>
        <w:ind w:leftChars="0" w:left="420" w:firstLineChars="50" w:firstLine="105"/>
        <w:jc w:val="center"/>
        <w:rPr>
          <w:del w:id="2244" w:author="lhc1990" w:date="2016-05-19T14:06:00Z"/>
        </w:rPr>
        <w:pPrChange w:id="2245" w:author="lhc1990" w:date="2016-05-19T14:06:00Z">
          <w:pPr>
            <w:pStyle w:val="ListParagraph"/>
            <w:widowControl/>
            <w:ind w:leftChars="0" w:left="420" w:firstLineChars="50" w:firstLine="105"/>
            <w:jc w:val="left"/>
          </w:pPr>
        </w:pPrChange>
      </w:pPr>
      <w:del w:id="2246" w:author="lhc1990" w:date="2016-05-19T14:06:00Z">
        <w:r w:rsidDel="00D5233B">
          <w:rPr>
            <w:rFonts w:hint="eastAsia"/>
          </w:rPr>
          <w:delText>新規に</w:delText>
        </w:r>
        <w:r w:rsidDel="00D5233B">
          <w:rPr>
            <w:rFonts w:hint="eastAsia"/>
          </w:rPr>
          <w:delText>Keystore</w:delText>
        </w:r>
        <w:r w:rsidDel="00D5233B">
          <w:rPr>
            <w:rFonts w:hint="eastAsia"/>
          </w:rPr>
          <w:delText>を作成する</w:delText>
        </w:r>
        <w:r w:rsidR="007E4F8B" w:rsidDel="00D5233B">
          <w:rPr>
            <w:rFonts w:hint="eastAsia"/>
          </w:rPr>
          <w:delText>場合は、</w:delText>
        </w:r>
        <w:r w:rsidR="002F1597" w:rsidDel="00D5233B">
          <w:rPr>
            <w:rFonts w:hint="eastAsia"/>
          </w:rPr>
          <w:delText>「</w:delText>
        </w:r>
        <w:r w:rsidR="002F1597" w:rsidDel="00D5233B">
          <w:rPr>
            <w:rFonts w:hint="eastAsia"/>
          </w:rPr>
          <w:delText>Create new keystore</w:delText>
        </w:r>
        <w:r w:rsidR="002F1597" w:rsidDel="00D5233B">
          <w:rPr>
            <w:rFonts w:hint="eastAsia"/>
          </w:rPr>
          <w:delText>」をチェックし、「</w:delText>
        </w:r>
        <w:r w:rsidR="002F1597" w:rsidDel="00D5233B">
          <w:rPr>
            <w:rFonts w:hint="eastAsia"/>
          </w:rPr>
          <w:delText>Location</w:delText>
        </w:r>
        <w:r w:rsidR="002F1597" w:rsidDel="00D5233B">
          <w:rPr>
            <w:rFonts w:hint="eastAsia"/>
          </w:rPr>
          <w:delText>」で</w:delText>
        </w:r>
        <w:r w:rsidR="002F1597" w:rsidDel="00D5233B">
          <w:rPr>
            <w:rFonts w:hint="eastAsia"/>
          </w:rPr>
          <w:delText>Keystore</w:delText>
        </w:r>
        <w:r w:rsidR="002F1597" w:rsidDel="00D5233B">
          <w:rPr>
            <w:rFonts w:hint="eastAsia"/>
          </w:rPr>
          <w:delText>ファイルの保存場所を指定し、</w:delText>
        </w:r>
        <w:r w:rsidR="002F1597" w:rsidDel="00D5233B">
          <w:rPr>
            <w:rFonts w:hint="eastAsia"/>
          </w:rPr>
          <w:delText>Keystore</w:delText>
        </w:r>
        <w:r w:rsidR="002F1597" w:rsidDel="00D5233B">
          <w:rPr>
            <w:rFonts w:hint="eastAsia"/>
          </w:rPr>
          <w:delText>保護用のパスワードを「</w:delText>
        </w:r>
        <w:r w:rsidR="002F1597" w:rsidDel="00D5233B">
          <w:rPr>
            <w:rFonts w:hint="eastAsia"/>
          </w:rPr>
          <w:delText>Password</w:delText>
        </w:r>
        <w:r w:rsidR="002F1597" w:rsidDel="00D5233B">
          <w:rPr>
            <w:rFonts w:hint="eastAsia"/>
          </w:rPr>
          <w:delText>」欄と「</w:delText>
        </w:r>
        <w:r w:rsidR="002F1597" w:rsidDel="00D5233B">
          <w:rPr>
            <w:rFonts w:hint="eastAsia"/>
          </w:rPr>
          <w:delText>Confirm</w:delText>
        </w:r>
        <w:r w:rsidR="002F1597" w:rsidDel="00D5233B">
          <w:rPr>
            <w:rFonts w:hint="eastAsia"/>
          </w:rPr>
          <w:delText>」欄に入力します。その後「</w:delText>
        </w:r>
        <w:r w:rsidR="002F1597" w:rsidDel="00D5233B">
          <w:rPr>
            <w:rFonts w:hint="eastAsia"/>
          </w:rPr>
          <w:delText>Next&gt;</w:delText>
        </w:r>
        <w:r w:rsidR="002F1597" w:rsidDel="00D5233B">
          <w:rPr>
            <w:rFonts w:hint="eastAsia"/>
          </w:rPr>
          <w:delText>」ボタンをクリックします。</w:delText>
        </w:r>
      </w:del>
    </w:p>
    <w:p w14:paraId="4184A80D" w14:textId="70A88295" w:rsidR="002F1597" w:rsidRPr="002F1597" w:rsidDel="00D5233B" w:rsidRDefault="002F1597">
      <w:pPr>
        <w:pStyle w:val="ListParagraph"/>
        <w:keepNext/>
        <w:widowControl/>
        <w:ind w:leftChars="0" w:left="420"/>
        <w:jc w:val="center"/>
        <w:rPr>
          <w:del w:id="2247" w:author="lhc1990" w:date="2016-05-19T14:06:00Z"/>
        </w:rPr>
        <w:pPrChange w:id="2248" w:author="lhc1990" w:date="2016-05-19T14:06:00Z">
          <w:pPr>
            <w:pStyle w:val="ListParagraph"/>
            <w:widowControl/>
            <w:ind w:leftChars="0" w:left="420"/>
            <w:jc w:val="left"/>
          </w:pPr>
        </w:pPrChange>
      </w:pPr>
      <w:del w:id="2249" w:author="lhc1990" w:date="2016-05-19T14:06:00Z">
        <w:r w:rsidDel="00D5233B">
          <w:rPr>
            <w:rFonts w:hint="eastAsia"/>
          </w:rPr>
          <w:delText>「</w:delText>
        </w:r>
        <w:r w:rsidDel="00D5233B">
          <w:rPr>
            <w:rFonts w:hint="eastAsia"/>
          </w:rPr>
          <w:delText>Use existing keystore</w:delText>
        </w:r>
        <w:r w:rsidDel="00D5233B">
          <w:rPr>
            <w:rFonts w:hint="eastAsia"/>
          </w:rPr>
          <w:delText>」または「</w:delText>
        </w:r>
        <w:r w:rsidDel="00D5233B">
          <w:rPr>
            <w:rFonts w:hint="eastAsia"/>
          </w:rPr>
          <w:delText>Create new keystore</w:delText>
        </w:r>
        <w:r w:rsidDel="00D5233B">
          <w:rPr>
            <w:rFonts w:hint="eastAsia"/>
          </w:rPr>
          <w:delText>」のどちらを選択したかで、後述の手順が変わります。</w:delText>
        </w:r>
      </w:del>
    </w:p>
    <w:p w14:paraId="6FAA4676" w14:textId="58B1E9E2" w:rsidR="0023665C" w:rsidDel="00D5233B" w:rsidRDefault="00BC6D0C">
      <w:pPr>
        <w:pStyle w:val="ListParagraph"/>
        <w:keepNext/>
        <w:widowControl/>
        <w:numPr>
          <w:ilvl w:val="0"/>
          <w:numId w:val="33"/>
        </w:numPr>
        <w:ind w:leftChars="0"/>
        <w:jc w:val="center"/>
        <w:rPr>
          <w:del w:id="2250" w:author="lhc1990" w:date="2016-05-19T14:06:00Z"/>
        </w:rPr>
        <w:pPrChange w:id="2251" w:author="lhc1990" w:date="2016-05-19T14:06:00Z">
          <w:pPr>
            <w:pStyle w:val="ListParagraph"/>
            <w:widowControl/>
            <w:numPr>
              <w:numId w:val="33"/>
            </w:numPr>
            <w:ind w:leftChars="0" w:left="420" w:hanging="420"/>
            <w:jc w:val="left"/>
          </w:pPr>
        </w:pPrChange>
      </w:pPr>
      <w:del w:id="2252" w:author="lhc1990" w:date="2016-05-19T14:06:00Z">
        <w:r w:rsidDel="00D5233B">
          <w:rPr>
            <w:rFonts w:hint="eastAsia"/>
          </w:rPr>
          <w:delText>Key alias selection</w:delText>
        </w:r>
        <w:r w:rsidDel="00D5233B">
          <w:rPr>
            <w:rFonts w:hint="eastAsia"/>
          </w:rPr>
          <w:delText>画面についてです。</w:delText>
        </w:r>
        <w:r w:rsidR="008517E4" w:rsidDel="00D5233B">
          <w:rPr>
            <w:rFonts w:hint="eastAsia"/>
          </w:rPr>
          <w:delText>上記④で「</w:delText>
        </w:r>
        <w:r w:rsidR="008517E4" w:rsidDel="00D5233B">
          <w:rPr>
            <w:rFonts w:hint="eastAsia"/>
          </w:rPr>
          <w:delText>Use existing keystore</w:delText>
        </w:r>
        <w:r w:rsidR="008517E4" w:rsidDel="00D5233B">
          <w:rPr>
            <w:rFonts w:hint="eastAsia"/>
          </w:rPr>
          <w:delText>」をチェックした場合、</w:delText>
        </w:r>
        <w:r w:rsidR="00EE034A" w:rsidDel="00D5233B">
          <w:rPr>
            <w:rFonts w:hint="eastAsia"/>
          </w:rPr>
          <w:delText>Keystore</w:delText>
        </w:r>
        <w:r w:rsidR="00EE034A" w:rsidDel="00D5233B">
          <w:rPr>
            <w:rFonts w:hint="eastAsia"/>
          </w:rPr>
          <w:delText>から既存の鍵を利用する</w:delText>
        </w:r>
        <w:r w:rsidR="00CD37AF" w:rsidDel="00D5233B">
          <w:rPr>
            <w:rFonts w:hint="eastAsia"/>
          </w:rPr>
          <w:delText>「</w:delText>
        </w:r>
        <w:r w:rsidR="00CD37AF" w:rsidDel="00D5233B">
          <w:rPr>
            <w:rFonts w:hint="eastAsia"/>
          </w:rPr>
          <w:delText>Use existing key</w:delText>
        </w:r>
        <w:r w:rsidR="00CD37AF" w:rsidDel="00D5233B">
          <w:rPr>
            <w:rFonts w:hint="eastAsia"/>
          </w:rPr>
          <w:delText>」</w:delText>
        </w:r>
        <w:r w:rsidR="00EE034A" w:rsidDel="00D5233B">
          <w:rPr>
            <w:rFonts w:hint="eastAsia"/>
          </w:rPr>
          <w:delText>か、</w:delText>
        </w:r>
        <w:r w:rsidR="00CD37AF" w:rsidDel="00D5233B">
          <w:rPr>
            <w:rFonts w:hint="eastAsia"/>
          </w:rPr>
          <w:delText>新規に鍵を作成する「</w:delText>
        </w:r>
        <w:r w:rsidR="00CD37AF" w:rsidDel="00D5233B">
          <w:rPr>
            <w:rFonts w:hint="eastAsia"/>
          </w:rPr>
          <w:delText>Create new key</w:delText>
        </w:r>
        <w:r w:rsidR="00CD37AF" w:rsidDel="00D5233B">
          <w:rPr>
            <w:rFonts w:hint="eastAsia"/>
          </w:rPr>
          <w:delText>」か</w:delText>
        </w:r>
        <w:r w:rsidR="001C77EF" w:rsidDel="00D5233B">
          <w:rPr>
            <w:rFonts w:hint="eastAsia"/>
          </w:rPr>
          <w:delText>、</w:delText>
        </w:r>
        <w:r w:rsidR="00CE5092" w:rsidDel="00D5233B">
          <w:rPr>
            <w:rFonts w:hint="eastAsia"/>
          </w:rPr>
          <w:delText>をチェックします。</w:delText>
        </w:r>
      </w:del>
    </w:p>
    <w:p w14:paraId="3CD490E0" w14:textId="5FFC75C9" w:rsidR="003B3207" w:rsidDel="00D5233B" w:rsidRDefault="003B3207">
      <w:pPr>
        <w:pStyle w:val="ListParagraph"/>
        <w:keepNext/>
        <w:widowControl/>
        <w:ind w:leftChars="0" w:left="420"/>
        <w:jc w:val="center"/>
        <w:rPr>
          <w:del w:id="2253" w:author="lhc1990" w:date="2016-05-19T14:06:00Z"/>
        </w:rPr>
        <w:pPrChange w:id="2254" w:author="lhc1990" w:date="2016-05-19T14:06:00Z">
          <w:pPr>
            <w:pStyle w:val="ListParagraph"/>
            <w:widowControl/>
            <w:ind w:leftChars="0" w:left="420"/>
            <w:jc w:val="left"/>
          </w:pPr>
        </w:pPrChange>
      </w:pPr>
      <w:del w:id="2255" w:author="lhc1990" w:date="2016-05-19T14:06:00Z">
        <w:r w:rsidDel="00D5233B">
          <w:rPr>
            <w:rFonts w:hint="eastAsia"/>
          </w:rPr>
          <w:delText>「</w:delText>
        </w:r>
        <w:r w:rsidDel="00D5233B">
          <w:rPr>
            <w:rFonts w:hint="eastAsia"/>
          </w:rPr>
          <w:delText>Use existing key</w:delText>
        </w:r>
        <w:r w:rsidDel="00D5233B">
          <w:rPr>
            <w:rFonts w:hint="eastAsia"/>
          </w:rPr>
          <w:delText>」の場合、</w:delText>
        </w:r>
        <w:r w:rsidDel="00D5233B">
          <w:rPr>
            <w:rFonts w:hint="eastAsia"/>
          </w:rPr>
          <w:delText>Alias</w:delText>
        </w:r>
        <w:r w:rsidDel="00D5233B">
          <w:rPr>
            <w:rFonts w:hint="eastAsia"/>
          </w:rPr>
          <w:delText>（鍵を指定するための値（別名））と、その鍵を利用するパスワードを入力し、「</w:delText>
        </w:r>
        <w:r w:rsidDel="00D5233B">
          <w:rPr>
            <w:rFonts w:hint="eastAsia"/>
          </w:rPr>
          <w:delText>Next&gt;</w:delText>
        </w:r>
        <w:r w:rsidDel="00D5233B">
          <w:rPr>
            <w:rFonts w:hint="eastAsia"/>
          </w:rPr>
          <w:delText>」ボタンをクリックし</w:delText>
        </w:r>
        <w:r w:rsidR="001C77EF" w:rsidDel="00D5233B">
          <w:rPr>
            <w:rFonts w:hint="eastAsia"/>
          </w:rPr>
          <w:delText>、後述⑦に進みます。</w:delText>
        </w:r>
      </w:del>
    </w:p>
    <w:p w14:paraId="5174F323" w14:textId="5286B4A8" w:rsidR="001C77EF" w:rsidDel="00D5233B" w:rsidRDefault="001C77EF">
      <w:pPr>
        <w:pStyle w:val="ListParagraph"/>
        <w:keepNext/>
        <w:widowControl/>
        <w:ind w:leftChars="0" w:left="420"/>
        <w:jc w:val="center"/>
        <w:rPr>
          <w:del w:id="2256" w:author="lhc1990" w:date="2016-05-19T14:06:00Z"/>
        </w:rPr>
        <w:pPrChange w:id="2257" w:author="lhc1990" w:date="2016-05-19T14:06:00Z">
          <w:pPr>
            <w:pStyle w:val="ListParagraph"/>
            <w:widowControl/>
            <w:ind w:leftChars="0" w:left="420"/>
            <w:jc w:val="left"/>
          </w:pPr>
        </w:pPrChange>
      </w:pPr>
      <w:del w:id="2258" w:author="lhc1990" w:date="2016-05-19T14:06:00Z">
        <w:r w:rsidDel="00D5233B">
          <w:rPr>
            <w:rFonts w:hint="eastAsia"/>
          </w:rPr>
          <w:delText>「</w:delText>
        </w:r>
        <w:r w:rsidDel="00D5233B">
          <w:rPr>
            <w:rFonts w:hint="eastAsia"/>
          </w:rPr>
          <w:delText>Create new key</w:delText>
        </w:r>
        <w:r w:rsidDel="00D5233B">
          <w:rPr>
            <w:rFonts w:hint="eastAsia"/>
          </w:rPr>
          <w:delText>」の場合、「</w:delText>
        </w:r>
        <w:r w:rsidDel="00D5233B">
          <w:rPr>
            <w:rFonts w:hint="eastAsia"/>
          </w:rPr>
          <w:delText>Next&gt;</w:delText>
        </w:r>
        <w:r w:rsidDel="00D5233B">
          <w:rPr>
            <w:rFonts w:hint="eastAsia"/>
          </w:rPr>
          <w:delText>」ボタンをクリックし、後述⑥に進みます。</w:delText>
        </w:r>
      </w:del>
    </w:p>
    <w:p w14:paraId="1C015472" w14:textId="4346F989" w:rsidR="00CD37AF" w:rsidDel="00D5233B" w:rsidRDefault="001C77EF">
      <w:pPr>
        <w:pStyle w:val="ListParagraph"/>
        <w:keepNext/>
        <w:widowControl/>
        <w:numPr>
          <w:ilvl w:val="0"/>
          <w:numId w:val="33"/>
        </w:numPr>
        <w:ind w:leftChars="0"/>
        <w:jc w:val="center"/>
        <w:rPr>
          <w:del w:id="2259" w:author="lhc1990" w:date="2016-05-19T14:06:00Z"/>
        </w:rPr>
        <w:pPrChange w:id="2260" w:author="lhc1990" w:date="2016-05-19T14:06:00Z">
          <w:pPr>
            <w:pStyle w:val="ListParagraph"/>
            <w:widowControl/>
            <w:numPr>
              <w:numId w:val="33"/>
            </w:numPr>
            <w:ind w:leftChars="0" w:left="420" w:hanging="420"/>
            <w:jc w:val="left"/>
          </w:pPr>
        </w:pPrChange>
      </w:pPr>
      <w:del w:id="2261" w:author="lhc1990" w:date="2016-05-19T14:06:00Z">
        <w:r w:rsidDel="00D5233B">
          <w:rPr>
            <w:rFonts w:hint="eastAsia"/>
          </w:rPr>
          <w:delText>Key Creation</w:delText>
        </w:r>
        <w:r w:rsidDel="00D5233B">
          <w:rPr>
            <w:rFonts w:hint="eastAsia"/>
          </w:rPr>
          <w:delText>画面についてです。</w:delText>
        </w:r>
        <w:r w:rsidR="00CD37AF" w:rsidDel="00D5233B">
          <w:rPr>
            <w:rFonts w:hint="eastAsia"/>
          </w:rPr>
          <w:delText>上記④で「</w:delText>
        </w:r>
        <w:r w:rsidR="00CD37AF" w:rsidDel="00D5233B">
          <w:rPr>
            <w:rFonts w:hint="eastAsia"/>
          </w:rPr>
          <w:delText>Create new keystore</w:delText>
        </w:r>
        <w:r w:rsidR="00CD37AF" w:rsidDel="00D5233B">
          <w:rPr>
            <w:rFonts w:hint="eastAsia"/>
          </w:rPr>
          <w:delText>」をチェックした場合、もしくは、上記⑤で「</w:delText>
        </w:r>
        <w:r w:rsidR="00CD37AF" w:rsidDel="00D5233B">
          <w:rPr>
            <w:rFonts w:hint="eastAsia"/>
          </w:rPr>
          <w:delText>Create new key</w:delText>
        </w:r>
        <w:r w:rsidR="00CD37AF" w:rsidDel="00D5233B">
          <w:rPr>
            <w:rFonts w:hint="eastAsia"/>
          </w:rPr>
          <w:delText>」をチェックした場合</w:delText>
        </w:r>
        <w:r w:rsidDel="00D5233B">
          <w:rPr>
            <w:rFonts w:hint="eastAsia"/>
          </w:rPr>
          <w:delText>にこの画面になります。</w:delText>
        </w:r>
        <w:r w:rsidR="00127B21" w:rsidDel="00D5233B">
          <w:rPr>
            <w:rFonts w:hint="eastAsia"/>
          </w:rPr>
          <w:delText>必要事項を入力して「</w:delText>
        </w:r>
        <w:r w:rsidR="00127B21" w:rsidDel="00D5233B">
          <w:rPr>
            <w:rFonts w:hint="eastAsia"/>
          </w:rPr>
          <w:delText>Next&gt;</w:delText>
        </w:r>
        <w:r w:rsidR="00127B21" w:rsidDel="00D5233B">
          <w:rPr>
            <w:rFonts w:hint="eastAsia"/>
          </w:rPr>
          <w:delText>」ボタンをクリックして</w:delText>
        </w:r>
        <w:r w:rsidR="00E726CE" w:rsidDel="00D5233B">
          <w:rPr>
            <w:rFonts w:hint="eastAsia"/>
          </w:rPr>
          <w:delText>下さい</w:delText>
        </w:r>
        <w:r w:rsidR="00127B21" w:rsidDel="00D5233B">
          <w:rPr>
            <w:rFonts w:hint="eastAsia"/>
          </w:rPr>
          <w:delText>。</w:delText>
        </w:r>
      </w:del>
    </w:p>
    <w:p w14:paraId="6C626930" w14:textId="5DF3D744" w:rsidR="00127B21" w:rsidDel="00D5233B" w:rsidRDefault="00127B21">
      <w:pPr>
        <w:pStyle w:val="ListParagraph"/>
        <w:keepNext/>
        <w:widowControl/>
        <w:numPr>
          <w:ilvl w:val="0"/>
          <w:numId w:val="33"/>
        </w:numPr>
        <w:ind w:leftChars="0"/>
        <w:jc w:val="center"/>
        <w:rPr>
          <w:del w:id="2262" w:author="lhc1990" w:date="2016-05-19T14:06:00Z"/>
        </w:rPr>
        <w:pPrChange w:id="2263" w:author="lhc1990" w:date="2016-05-19T14:06:00Z">
          <w:pPr>
            <w:pStyle w:val="ListParagraph"/>
            <w:widowControl/>
            <w:numPr>
              <w:numId w:val="33"/>
            </w:numPr>
            <w:ind w:leftChars="0" w:left="420" w:hanging="420"/>
            <w:jc w:val="left"/>
          </w:pPr>
        </w:pPrChange>
      </w:pPr>
      <w:del w:id="2264" w:author="lhc1990" w:date="2016-05-19T14:06:00Z">
        <w:r w:rsidDel="00D5233B">
          <w:rPr>
            <w:rFonts w:hint="eastAsia"/>
          </w:rPr>
          <w:delText>最後に</w:delText>
        </w:r>
        <w:r w:rsidDel="00D5233B">
          <w:rPr>
            <w:rFonts w:hint="eastAsia"/>
          </w:rPr>
          <w:delText>Destination and key/certificate checks</w:delText>
        </w:r>
        <w:r w:rsidDel="00D5233B">
          <w:rPr>
            <w:rFonts w:hint="eastAsia"/>
          </w:rPr>
          <w:delText>画面で、</w:delText>
        </w:r>
        <w:r w:rsidDel="00D5233B">
          <w:rPr>
            <w:rFonts w:hint="eastAsia"/>
          </w:rPr>
          <w:delText>APK</w:delText>
        </w:r>
        <w:r w:rsidDel="00D5233B">
          <w:rPr>
            <w:rFonts w:hint="eastAsia"/>
          </w:rPr>
          <w:delText>の出力フォルダを指定して、「</w:delText>
        </w:r>
        <w:r w:rsidDel="00D5233B">
          <w:rPr>
            <w:rFonts w:hint="eastAsia"/>
          </w:rPr>
          <w:delText>Finish</w:delText>
        </w:r>
        <w:r w:rsidDel="00D5233B">
          <w:rPr>
            <w:rFonts w:hint="eastAsia"/>
          </w:rPr>
          <w:delText>」ボタンをクリックします。</w:delText>
        </w:r>
      </w:del>
    </w:p>
    <w:p w14:paraId="07B6036F" w14:textId="6E963F17" w:rsidR="003D07CC" w:rsidDel="00D5233B" w:rsidRDefault="003D07CC">
      <w:pPr>
        <w:keepNext/>
        <w:widowControl/>
        <w:jc w:val="center"/>
        <w:rPr>
          <w:del w:id="2265" w:author="lhc1990" w:date="2016-05-19T14:06:00Z"/>
        </w:rPr>
        <w:pPrChange w:id="2266" w:author="lhc1990" w:date="2016-05-19T14:06:00Z">
          <w:pPr>
            <w:widowControl/>
            <w:jc w:val="left"/>
          </w:pPr>
        </w:pPrChange>
      </w:pPr>
    </w:p>
    <w:p w14:paraId="2E1B1C70" w14:textId="14FF4B12" w:rsidR="00430DE5" w:rsidDel="00D5233B" w:rsidRDefault="00430DE5">
      <w:pPr>
        <w:keepNext/>
        <w:widowControl/>
        <w:jc w:val="center"/>
        <w:rPr>
          <w:del w:id="2267" w:author="lhc1990" w:date="2016-05-19T14:06:00Z"/>
        </w:rPr>
        <w:pPrChange w:id="2268" w:author="lhc1990" w:date="2016-05-19T14:06:00Z">
          <w:pPr>
            <w:widowControl/>
            <w:jc w:val="left"/>
          </w:pPr>
        </w:pPrChange>
      </w:pPr>
    </w:p>
    <w:p w14:paraId="611EC349" w14:textId="26AB4455" w:rsidR="00430DE5" w:rsidDel="00D5233B" w:rsidRDefault="00430DE5">
      <w:pPr>
        <w:pStyle w:val="Heading2"/>
        <w:numPr>
          <w:ilvl w:val="1"/>
          <w:numId w:val="7"/>
        </w:numPr>
        <w:jc w:val="center"/>
        <w:rPr>
          <w:del w:id="2269" w:author="lhc1990" w:date="2016-05-19T14:06:00Z"/>
        </w:rPr>
        <w:pPrChange w:id="2270" w:author="lhc1990" w:date="2016-05-19T14:06:00Z">
          <w:pPr>
            <w:pStyle w:val="Heading2"/>
            <w:numPr>
              <w:ilvl w:val="1"/>
              <w:numId w:val="7"/>
            </w:numPr>
            <w:ind w:left="567" w:hanging="567"/>
          </w:pPr>
        </w:pPrChange>
      </w:pPr>
      <w:bookmarkStart w:id="2271" w:name="_Ref417310484"/>
      <w:del w:id="2272" w:author="lhc1990" w:date="2016-05-19T14:06:00Z">
        <w:r w:rsidDel="00D5233B">
          <w:rPr>
            <w:rFonts w:hint="eastAsia"/>
          </w:rPr>
          <w:delText>文字コードの設定</w:delText>
        </w:r>
        <w:bookmarkEnd w:id="2271"/>
      </w:del>
    </w:p>
    <w:p w14:paraId="64D986A8" w14:textId="3880285E" w:rsidR="00185141" w:rsidRPr="000C6A34" w:rsidDel="00D5233B" w:rsidRDefault="00185141">
      <w:pPr>
        <w:keepNext/>
        <w:ind w:firstLineChars="50" w:firstLine="105"/>
        <w:jc w:val="center"/>
        <w:rPr>
          <w:del w:id="2273" w:author="lhc1990" w:date="2016-05-19T14:06:00Z"/>
        </w:rPr>
        <w:pPrChange w:id="2274" w:author="lhc1990" w:date="2016-05-19T14:06:00Z">
          <w:pPr>
            <w:ind w:firstLineChars="50" w:firstLine="105"/>
          </w:pPr>
        </w:pPrChange>
      </w:pPr>
      <w:del w:id="2275" w:author="lhc1990" w:date="2016-05-19T14:06:00Z">
        <w:r w:rsidDel="00D5233B">
          <w:rPr>
            <w:rFonts w:hint="eastAsia"/>
          </w:rPr>
          <w:delText>アプリケーションの出力が文字化けしている場合、文字コード</w:delText>
        </w:r>
        <w:r w:rsidR="000C6A34" w:rsidDel="00D5233B">
          <w:rPr>
            <w:rFonts w:hint="eastAsia"/>
          </w:rPr>
          <w:delText>の</w:delText>
        </w:r>
        <w:r w:rsidDel="00D5233B">
          <w:rPr>
            <w:rFonts w:hint="eastAsia"/>
          </w:rPr>
          <w:delText>設定</w:delText>
        </w:r>
        <w:r w:rsidR="000C6A34" w:rsidDel="00D5233B">
          <w:rPr>
            <w:rFonts w:hint="eastAsia"/>
          </w:rPr>
          <w:delText>を確認して下さい</w:delText>
        </w:r>
        <w:r w:rsidDel="00D5233B">
          <w:rPr>
            <w:rFonts w:hint="eastAsia"/>
          </w:rPr>
          <w:delText>。</w:delText>
        </w:r>
        <w:r w:rsidR="000C6A34" w:rsidDel="00D5233B">
          <w:rPr>
            <w:rFonts w:hint="eastAsia"/>
          </w:rPr>
          <w:delText>ソースコードの文字コードは</w:delText>
        </w:r>
        <w:r w:rsidR="000C6A34" w:rsidDel="00D5233B">
          <w:rPr>
            <w:rFonts w:hint="eastAsia"/>
          </w:rPr>
          <w:delText>UTF-8</w:delText>
        </w:r>
        <w:r w:rsidR="000C6A34" w:rsidDel="00D5233B">
          <w:rPr>
            <w:rFonts w:hint="eastAsia"/>
          </w:rPr>
          <w:delText>または</w:delText>
        </w:r>
        <w:r w:rsidR="000C6A34" w:rsidDel="00D5233B">
          <w:rPr>
            <w:rFonts w:hint="eastAsia"/>
          </w:rPr>
          <w:delText>MS932</w:delText>
        </w:r>
        <w:r w:rsidR="000C6A34" w:rsidDel="00D5233B">
          <w:rPr>
            <w:rFonts w:hint="eastAsia"/>
          </w:rPr>
          <w:delText>です。</w:delText>
        </w:r>
      </w:del>
    </w:p>
    <w:p w14:paraId="1CBCE427" w14:textId="01D40F6F" w:rsidR="00430DE5" w:rsidDel="00D5233B" w:rsidRDefault="0006321A">
      <w:pPr>
        <w:keepNext/>
        <w:ind w:firstLineChars="50" w:firstLine="105"/>
        <w:jc w:val="center"/>
        <w:rPr>
          <w:del w:id="2276" w:author="lhc1990" w:date="2016-05-19T14:06:00Z"/>
        </w:rPr>
        <w:pPrChange w:id="2277" w:author="lhc1990" w:date="2016-05-19T14:06:00Z">
          <w:pPr>
            <w:ind w:firstLineChars="50" w:firstLine="105"/>
          </w:pPr>
        </w:pPrChange>
      </w:pPr>
      <w:del w:id="2278" w:author="lhc1990" w:date="2016-05-19T14:06:00Z">
        <w:r w:rsidDel="00D5233B">
          <w:rPr>
            <w:rFonts w:hint="eastAsia"/>
          </w:rPr>
          <w:delText>Eclipse</w:delText>
        </w:r>
        <w:r w:rsidDel="00D5233B">
          <w:rPr>
            <w:rFonts w:hint="eastAsia"/>
          </w:rPr>
          <w:delText>の試験アプリのプロジェクトを右クリックし、「</w:delText>
        </w:r>
        <w:r w:rsidDel="00D5233B">
          <w:rPr>
            <w:rFonts w:hint="eastAsia"/>
          </w:rPr>
          <w:delText>Properties</w:delText>
        </w:r>
        <w:r w:rsidDel="00D5233B">
          <w:rPr>
            <w:rFonts w:hint="eastAsia"/>
          </w:rPr>
          <w:delText>」をクリックします（</w:delText>
        </w:r>
        <w:r w:rsidDel="00D5233B">
          <w:fldChar w:fldCharType="begin"/>
        </w:r>
        <w:r w:rsidDel="00D5233B">
          <w:delInstrText xml:space="preserve"> </w:delInstrText>
        </w:r>
        <w:r w:rsidDel="00D5233B">
          <w:rPr>
            <w:rFonts w:hint="eastAsia"/>
          </w:rPr>
          <w:delInstrText>REF _Ref415850194 \h</w:delInstrText>
        </w:r>
        <w:r w:rsidDel="00D5233B">
          <w:delInstrText xml:space="preserve"> </w:delInstrText>
        </w:r>
        <w:r w:rsidDel="00D5233B">
          <w:fldChar w:fldCharType="separate"/>
        </w:r>
        <w:r w:rsidR="00184145" w:rsidDel="00D5233B">
          <w:rPr>
            <w:rFonts w:hint="eastAsia"/>
          </w:rPr>
          <w:delText>図</w:delText>
        </w:r>
        <w:r w:rsidR="00184145" w:rsidDel="00D5233B">
          <w:rPr>
            <w:rFonts w:hint="eastAsia"/>
          </w:rPr>
          <w:delText xml:space="preserve"> </w:delText>
        </w:r>
        <w:r w:rsidR="00184145" w:rsidDel="00D5233B">
          <w:rPr>
            <w:noProof/>
          </w:rPr>
          <w:delText>2</w:delText>
        </w:r>
        <w:r w:rsidR="00184145" w:rsidDel="00D5233B">
          <w:noBreakHyphen/>
        </w:r>
        <w:r w:rsidR="00184145" w:rsidDel="00D5233B">
          <w:rPr>
            <w:noProof/>
          </w:rPr>
          <w:delText>11</w:delText>
        </w:r>
        <w:r w:rsidDel="00D5233B">
          <w:fldChar w:fldCharType="end"/>
        </w:r>
        <w:r w:rsidDel="00D5233B">
          <w:rPr>
            <w:rFonts w:hint="eastAsia"/>
          </w:rPr>
          <w:delText>参考）。</w:delText>
        </w:r>
        <w:r w:rsidR="00575284" w:rsidDel="00D5233B">
          <w:rPr>
            <w:rFonts w:hint="eastAsia"/>
          </w:rPr>
          <w:delText>左側の「</w:delText>
        </w:r>
        <w:r w:rsidR="00575284" w:rsidDel="00D5233B">
          <w:rPr>
            <w:rFonts w:hint="eastAsia"/>
          </w:rPr>
          <w:delText>R</w:delText>
        </w:r>
        <w:r w:rsidR="000F06CD" w:rsidDel="00D5233B">
          <w:rPr>
            <w:rFonts w:hint="eastAsia"/>
          </w:rPr>
          <w:delText>e</w:delText>
        </w:r>
        <w:r w:rsidR="00575284" w:rsidDel="00D5233B">
          <w:rPr>
            <w:rFonts w:hint="eastAsia"/>
          </w:rPr>
          <w:delText>source</w:delText>
        </w:r>
        <w:r w:rsidR="00575284" w:rsidDel="00D5233B">
          <w:rPr>
            <w:rFonts w:hint="eastAsia"/>
          </w:rPr>
          <w:delText>」にフォーカスを当て、右側の「</w:delText>
        </w:r>
        <w:r w:rsidR="00575284" w:rsidDel="00D5233B">
          <w:rPr>
            <w:rFonts w:hint="eastAsia"/>
          </w:rPr>
          <w:delText>Text file encoding</w:delText>
        </w:r>
        <w:r w:rsidR="00575284" w:rsidDel="00D5233B">
          <w:rPr>
            <w:rFonts w:hint="eastAsia"/>
          </w:rPr>
          <w:delText>」で「</w:delText>
        </w:r>
        <w:r w:rsidR="00575284" w:rsidDel="00D5233B">
          <w:rPr>
            <w:rFonts w:hint="eastAsia"/>
          </w:rPr>
          <w:delText>Other</w:delText>
        </w:r>
        <w:r w:rsidR="00575284" w:rsidDel="00D5233B">
          <w:rPr>
            <w:rFonts w:hint="eastAsia"/>
          </w:rPr>
          <w:delText>」をチェックし、</w:delText>
        </w:r>
        <w:r w:rsidR="000C6A34" w:rsidDel="00D5233B">
          <w:rPr>
            <w:rFonts w:hint="eastAsia"/>
          </w:rPr>
          <w:delText>文字コード名</w:delText>
        </w:r>
        <w:r w:rsidR="004D2207" w:rsidDel="00D5233B">
          <w:rPr>
            <w:rFonts w:hint="eastAsia"/>
          </w:rPr>
          <w:delText>を</w:delText>
        </w:r>
        <w:r w:rsidR="000C6A34" w:rsidDel="00D5233B">
          <w:rPr>
            <w:rFonts w:hint="eastAsia"/>
          </w:rPr>
          <w:delText>入力するか</w:delText>
        </w:r>
        <w:r w:rsidR="00575284" w:rsidDel="00D5233B">
          <w:rPr>
            <w:rFonts w:hint="eastAsia"/>
          </w:rPr>
          <w:delText>プルダウンから選択します。</w:delText>
        </w:r>
        <w:r w:rsidR="00211358" w:rsidDel="00D5233B">
          <w:rPr>
            <w:rFonts w:hint="eastAsia"/>
          </w:rPr>
          <w:delText>文字コード変更後は、</w:delText>
        </w:r>
        <w:r w:rsidR="00211358" w:rsidDel="00D5233B">
          <w:rPr>
            <w:rFonts w:hint="eastAsia"/>
          </w:rPr>
          <w:delText>Eclipse</w:delText>
        </w:r>
        <w:r w:rsidR="00211358" w:rsidDel="00D5233B">
          <w:rPr>
            <w:rFonts w:hint="eastAsia"/>
          </w:rPr>
          <w:delText>のメニューの「</w:delText>
        </w:r>
        <w:r w:rsidR="00211358" w:rsidDel="00D5233B">
          <w:rPr>
            <w:rFonts w:hint="eastAsia"/>
          </w:rPr>
          <w:delText>Project</w:delText>
        </w:r>
        <w:r w:rsidR="00211358" w:rsidDel="00D5233B">
          <w:rPr>
            <w:rFonts w:hint="eastAsia"/>
          </w:rPr>
          <w:delText>」の「</w:delText>
        </w:r>
        <w:r w:rsidR="00211358" w:rsidDel="00D5233B">
          <w:rPr>
            <w:rFonts w:hint="eastAsia"/>
          </w:rPr>
          <w:delText>Clean</w:delText>
        </w:r>
        <w:r w:rsidR="00211358" w:rsidDel="00D5233B">
          <w:rPr>
            <w:rFonts w:hint="eastAsia"/>
          </w:rPr>
          <w:delText>」で再コンパイルが必要です。</w:delText>
        </w:r>
      </w:del>
    </w:p>
    <w:p w14:paraId="158972C1" w14:textId="3F60D7B6" w:rsidR="00430DE5" w:rsidRPr="00575284" w:rsidDel="00D5233B" w:rsidRDefault="00430DE5">
      <w:pPr>
        <w:keepNext/>
        <w:jc w:val="center"/>
        <w:rPr>
          <w:del w:id="2279" w:author="lhc1990" w:date="2016-05-19T14:06:00Z"/>
        </w:rPr>
        <w:pPrChange w:id="2280" w:author="lhc1990" w:date="2016-05-19T14:06:00Z">
          <w:pPr/>
        </w:pPrChange>
      </w:pPr>
    </w:p>
    <w:p w14:paraId="55040DA2" w14:textId="0140386A" w:rsidR="00430DE5" w:rsidRPr="00430DE5" w:rsidDel="00D5233B" w:rsidRDefault="00430DE5">
      <w:pPr>
        <w:keepNext/>
        <w:jc w:val="center"/>
        <w:rPr>
          <w:del w:id="2281" w:author="lhc1990" w:date="2016-05-19T14:06:00Z"/>
        </w:rPr>
        <w:pPrChange w:id="2282" w:author="lhc1990" w:date="2016-05-19T14:06:00Z">
          <w:pPr/>
        </w:pPrChange>
      </w:pPr>
    </w:p>
    <w:p w14:paraId="51AD7D1D" w14:textId="60AD2040" w:rsidR="00DF3FF9" w:rsidDel="00D5233B" w:rsidRDefault="00DF3FF9">
      <w:pPr>
        <w:keepNext/>
        <w:widowControl/>
        <w:jc w:val="center"/>
        <w:rPr>
          <w:del w:id="2283" w:author="lhc1990" w:date="2016-05-19T14:06:00Z"/>
        </w:rPr>
        <w:pPrChange w:id="2284" w:author="lhc1990" w:date="2016-05-19T14:06:00Z">
          <w:pPr>
            <w:widowControl/>
            <w:jc w:val="left"/>
          </w:pPr>
        </w:pPrChange>
      </w:pPr>
      <w:del w:id="2285" w:author="lhc1990" w:date="2016-05-19T14:06:00Z">
        <w:r w:rsidDel="00D5233B">
          <w:br w:type="page"/>
        </w:r>
      </w:del>
    </w:p>
    <w:p w14:paraId="3F50F3C5" w14:textId="6CBB2B6D" w:rsidR="003D07CC" w:rsidDel="00D5233B" w:rsidRDefault="003D07CC">
      <w:pPr>
        <w:keepNext/>
        <w:widowControl/>
        <w:jc w:val="center"/>
        <w:rPr>
          <w:del w:id="2286" w:author="lhc1990" w:date="2016-05-19T14:06:00Z"/>
        </w:rPr>
        <w:pPrChange w:id="2287" w:author="lhc1990" w:date="2016-05-19T14:06:00Z">
          <w:pPr>
            <w:widowControl/>
            <w:jc w:val="left"/>
          </w:pPr>
        </w:pPrChange>
      </w:pPr>
    </w:p>
    <w:p w14:paraId="07A5A99D" w14:textId="6D2BC76F" w:rsidR="00DF3FF9" w:rsidDel="00D5233B" w:rsidRDefault="00DF3FF9">
      <w:pPr>
        <w:pStyle w:val="Heading1"/>
        <w:jc w:val="center"/>
        <w:rPr>
          <w:del w:id="2288" w:author="lhc1990" w:date="2016-05-19T14:06:00Z"/>
        </w:rPr>
        <w:pPrChange w:id="2289" w:author="lhc1990" w:date="2016-05-19T14:06:00Z">
          <w:pPr>
            <w:pStyle w:val="Heading1"/>
          </w:pPr>
        </w:pPrChange>
      </w:pPr>
      <w:del w:id="2290" w:author="lhc1990" w:date="2016-05-19T14:06:00Z">
        <w:r w:rsidDel="00D5233B">
          <w:rPr>
            <w:rFonts w:hint="eastAsia"/>
          </w:rPr>
          <w:delText>参考文献</w:delText>
        </w:r>
      </w:del>
    </w:p>
    <w:p w14:paraId="7968AAF9" w14:textId="3DC95033" w:rsidR="00DF3FF9" w:rsidRPr="00931BCE" w:rsidRDefault="00C952FB">
      <w:pPr>
        <w:keepNext/>
        <w:jc w:val="center"/>
        <w:pPrChange w:id="2291" w:author="lhc1990" w:date="2016-05-19T14:06:00Z">
          <w:pPr/>
        </w:pPrChange>
      </w:pPr>
      <w:del w:id="2292" w:author="lhc1990" w:date="2016-05-19T14:06:00Z">
        <w:r w:rsidDel="00D5233B">
          <w:rPr>
            <w:rFonts w:hint="eastAsia"/>
          </w:rPr>
          <w:delText>[1</w:delText>
        </w:r>
        <w:r w:rsidR="00A063B2" w:rsidDel="00D5233B">
          <w:rPr>
            <w:rFonts w:hint="eastAsia"/>
          </w:rPr>
          <w:delText xml:space="preserve">] </w:delText>
        </w:r>
        <w:r w:rsidR="00DF3FF9" w:rsidDel="00D5233B">
          <w:rPr>
            <w:rFonts w:hint="eastAsia"/>
          </w:rPr>
          <w:delText>Staveware</w:delText>
        </w:r>
        <w:r w:rsidR="00DF3FF9" w:rsidRPr="00681970" w:rsidDel="00D5233B">
          <w:fldChar w:fldCharType="begin"/>
        </w:r>
        <w:r w:rsidR="00DF3FF9" w:rsidRPr="00681970" w:rsidDel="00D5233B">
          <w:delInstrText xml:space="preserve"> </w:delInstrText>
        </w:r>
        <w:r w:rsidR="00DF3FF9" w:rsidRPr="00681970" w:rsidDel="00D5233B">
          <w:rPr>
            <w:rFonts w:hint="eastAsia"/>
          </w:rPr>
          <w:delInstrText>eq \o\ac(</w:delInstrText>
        </w:r>
        <w:r w:rsidR="00DF3FF9" w:rsidRPr="00681970" w:rsidDel="00D5233B">
          <w:rPr>
            <w:rFonts w:hint="eastAsia"/>
          </w:rPr>
          <w:delInstrText>○</w:delInstrText>
        </w:r>
        <w:r w:rsidR="00DF3FF9" w:rsidRPr="00681970" w:rsidDel="00D5233B">
          <w:rPr>
            <w:rFonts w:hint="eastAsia"/>
          </w:rPr>
          <w:delInstrText>,R)</w:delInstrText>
        </w:r>
        <w:r w:rsidR="00DF3FF9" w:rsidRPr="00681970" w:rsidDel="00D5233B">
          <w:fldChar w:fldCharType="end"/>
        </w:r>
        <w:r w:rsidR="00DF3FF9" w:rsidDel="00D5233B">
          <w:rPr>
            <w:rFonts w:hint="eastAsia"/>
          </w:rPr>
          <w:delText xml:space="preserve"> Mobile for Android</w:delText>
        </w:r>
        <w:r w:rsidR="00DF3FF9" w:rsidRPr="00111E68" w:rsidDel="00D5233B">
          <w:rPr>
            <w:rFonts w:hint="eastAsia"/>
            <w:vertAlign w:val="superscript"/>
          </w:rPr>
          <w:delText>TM</w:delText>
        </w:r>
        <w:r w:rsidR="00DF3FF9" w:rsidDel="00D5233B">
          <w:rPr>
            <w:rFonts w:hint="eastAsia"/>
          </w:rPr>
          <w:delText xml:space="preserve"> / Developers Toolkit Android</w:delText>
        </w:r>
        <w:r w:rsidR="00DF3FF9" w:rsidRPr="00111E68" w:rsidDel="00D5233B">
          <w:rPr>
            <w:rFonts w:hint="eastAsia"/>
            <w:vertAlign w:val="superscript"/>
          </w:rPr>
          <w:delText>TM</w:delText>
        </w:r>
        <w:r w:rsidR="00DF3FF9" w:rsidDel="00D5233B">
          <w:rPr>
            <w:rFonts w:hint="eastAsia"/>
          </w:rPr>
          <w:delText xml:space="preserve"> </w:delText>
        </w:r>
        <w:r w:rsidR="00DF3FF9" w:rsidDel="00D5233B">
          <w:rPr>
            <w:rFonts w:hint="eastAsia"/>
          </w:rPr>
          <w:delText>アプリケーション開発・テストガイド</w:delText>
        </w:r>
      </w:del>
    </w:p>
    <w:sectPr w:rsidR="00DF3FF9" w:rsidRPr="00931BCE" w:rsidSect="00055862">
      <w:headerReference w:type="default" r:id="rId36"/>
      <w:footerReference w:type="default" r:id="rId37"/>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2BCE11" w14:textId="77777777" w:rsidR="005E3775" w:rsidRDefault="005E3775" w:rsidP="00A46111">
      <w:r>
        <w:separator/>
      </w:r>
    </w:p>
  </w:endnote>
  <w:endnote w:type="continuationSeparator" w:id="0">
    <w:p w14:paraId="563E4BDF" w14:textId="77777777" w:rsidR="005E3775" w:rsidRDefault="005E3775" w:rsidP="00A4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06F4E" w14:textId="77777777" w:rsidR="0095097E" w:rsidRDefault="0095097E">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ja-JP"/>
      </w:rPr>
      <w:t xml:space="preserve"> </w:t>
    </w:r>
    <w:r>
      <w:fldChar w:fldCharType="begin"/>
    </w:r>
    <w:r>
      <w:instrText>PAGE   \* MERGEFORMAT</w:instrText>
    </w:r>
    <w:r>
      <w:fldChar w:fldCharType="separate"/>
    </w:r>
    <w:r w:rsidR="0066709A" w:rsidRPr="0066709A">
      <w:rPr>
        <w:rFonts w:asciiTheme="majorHAnsi" w:eastAsiaTheme="majorEastAsia" w:hAnsiTheme="majorHAnsi" w:cstheme="majorBidi"/>
        <w:noProof/>
        <w:lang w:val="ja-JP"/>
      </w:rPr>
      <w:t>1</w:t>
    </w:r>
    <w:r>
      <w:rPr>
        <w:rFonts w:asciiTheme="majorHAnsi" w:eastAsiaTheme="majorEastAsia" w:hAnsiTheme="majorHAnsi" w:cstheme="majorBidi"/>
      </w:rPr>
      <w:fldChar w:fldCharType="end"/>
    </w:r>
  </w:p>
  <w:p w14:paraId="714AE1AB" w14:textId="77777777" w:rsidR="0095097E" w:rsidRDefault="009509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2FE220" w14:textId="77777777" w:rsidR="005E3775" w:rsidRDefault="005E3775" w:rsidP="00A46111">
      <w:r>
        <w:separator/>
      </w:r>
    </w:p>
  </w:footnote>
  <w:footnote w:type="continuationSeparator" w:id="0">
    <w:p w14:paraId="586CB5EE" w14:textId="77777777" w:rsidR="005E3775" w:rsidRDefault="005E3775" w:rsidP="00A46111">
      <w:r>
        <w:continuationSeparator/>
      </w:r>
    </w:p>
  </w:footnote>
  <w:footnote w:id="1">
    <w:p w14:paraId="376E4163" w14:textId="77777777" w:rsidR="0095097E" w:rsidRDefault="0095097E">
      <w:pPr>
        <w:pStyle w:val="FootnoteText"/>
      </w:pPr>
      <w:r>
        <w:rPr>
          <w:rStyle w:val="FootnoteReference"/>
        </w:rPr>
        <w:footnoteRef/>
      </w:r>
      <w:r>
        <w:t xml:space="preserve"> </w:t>
      </w:r>
      <w:r w:rsidRPr="00A46111">
        <w:t>https://source.android.com/compatibility/cts-intro.html</w:t>
      </w:r>
    </w:p>
  </w:footnote>
  <w:footnote w:id="2">
    <w:p w14:paraId="507AF5BC" w14:textId="77777777" w:rsidR="001B0E7C" w:rsidDel="00D5233B" w:rsidRDefault="0095586E">
      <w:pPr>
        <w:pStyle w:val="FootnoteText"/>
        <w:rPr>
          <w:del w:id="2081" w:author="lhc1990" w:date="2016-05-19T14:06:00Z"/>
        </w:rPr>
      </w:pPr>
      <w:del w:id="2082" w:author="lhc1990" w:date="2016-05-19T14:06:00Z">
        <w:r w:rsidDel="00D5233B">
          <w:rPr>
            <w:rStyle w:val="FootnoteReference"/>
          </w:rPr>
          <w:footnoteRef/>
        </w:r>
        <w:r w:rsidDel="00D5233B">
          <w:delText xml:space="preserve"> </w:delText>
        </w:r>
        <w:r w:rsidR="006C6927" w:rsidDel="00D5233B">
          <w:rPr>
            <w:rFonts w:hint="eastAsia"/>
          </w:rPr>
          <w:delText>試験対象について、</w:delText>
        </w:r>
        <w:r w:rsidDel="00D5233B">
          <w:rPr>
            <w:rFonts w:hint="eastAsia"/>
          </w:rPr>
          <w:delText>できる</w:delText>
        </w:r>
        <w:r w:rsidR="006C6927" w:rsidDel="00D5233B">
          <w:rPr>
            <w:rFonts w:hint="eastAsia"/>
          </w:rPr>
          <w:delText>と想定しているもの</w:delText>
        </w:r>
        <w:r w:rsidDel="00D5233B">
          <w:rPr>
            <w:rFonts w:hint="eastAsia"/>
          </w:rPr>
          <w:delText>について試験をお願いします</w:delText>
        </w:r>
        <w:r w:rsidR="002A1974" w:rsidDel="00D5233B">
          <w:rPr>
            <w:rFonts w:hint="eastAsia"/>
          </w:rPr>
          <w:delText>。</w:delText>
        </w:r>
      </w:del>
    </w:p>
    <w:p w14:paraId="50B34D9F" w14:textId="5D616A99" w:rsidR="001B0E7C" w:rsidDel="00D5233B" w:rsidRDefault="006C6927">
      <w:pPr>
        <w:pStyle w:val="FootnoteText"/>
        <w:rPr>
          <w:del w:id="2083" w:author="lhc1990" w:date="2016-05-19T14:06:00Z"/>
        </w:rPr>
      </w:pPr>
      <w:del w:id="2084" w:author="lhc1990" w:date="2016-05-19T14:06:00Z">
        <w:r w:rsidDel="00D5233B">
          <w:rPr>
            <w:rFonts w:hint="eastAsia"/>
          </w:rPr>
          <w:delText>試験対象が</w:delText>
        </w:r>
        <w:r w:rsidDel="00D5233B">
          <w:rPr>
            <w:rFonts w:hint="eastAsia"/>
          </w:rPr>
          <w:delText>V3.1</w:delText>
        </w:r>
        <w:r w:rsidDel="00D5233B">
          <w:rPr>
            <w:rFonts w:hint="eastAsia"/>
          </w:rPr>
          <w:delText>であれば、</w:delText>
        </w:r>
        <w:r w:rsidDel="00D5233B">
          <w:rPr>
            <w:rFonts w:hint="eastAsia"/>
          </w:rPr>
          <w:delText>V3.0</w:delText>
        </w:r>
        <w:r w:rsidDel="00D5233B">
          <w:rPr>
            <w:rFonts w:hint="eastAsia"/>
          </w:rPr>
          <w:delText>から</w:delText>
        </w:r>
        <w:r w:rsidDel="00D5233B">
          <w:rPr>
            <w:rFonts w:hint="eastAsia"/>
          </w:rPr>
          <w:delText>V3.1</w:delText>
        </w:r>
        <w:r w:rsidDel="00D5233B">
          <w:rPr>
            <w:rFonts w:hint="eastAsia"/>
          </w:rPr>
          <w:delText>への移行の確認のみになります。</w:delText>
        </w:r>
      </w:del>
    </w:p>
    <w:p w14:paraId="7CDB50B7" w14:textId="09B5ABC6" w:rsidR="0095586E" w:rsidDel="00D5233B" w:rsidRDefault="00CE5ABF">
      <w:pPr>
        <w:pStyle w:val="FootnoteText"/>
        <w:rPr>
          <w:del w:id="2085" w:author="lhc1990" w:date="2016-05-19T14:06:00Z"/>
        </w:rPr>
      </w:pPr>
      <w:del w:id="2086" w:author="lhc1990" w:date="2016-05-19T14:06:00Z">
        <w:r w:rsidDel="00D5233B">
          <w:rPr>
            <w:rFonts w:hint="eastAsia"/>
          </w:rPr>
          <w:delText>試験対象が</w:delText>
        </w:r>
        <w:r w:rsidDel="00D5233B">
          <w:rPr>
            <w:rFonts w:hint="eastAsia"/>
          </w:rPr>
          <w:delText>V2.0</w:delText>
        </w:r>
        <w:r w:rsidDel="00D5233B">
          <w:rPr>
            <w:rFonts w:hint="eastAsia"/>
          </w:rPr>
          <w:delText>であれば、</w:delText>
        </w:r>
        <w:r w:rsidDel="00D5233B">
          <w:rPr>
            <w:rFonts w:hint="eastAsia"/>
          </w:rPr>
          <w:delText>V1</w:delText>
        </w:r>
        <w:r w:rsidDel="00D5233B">
          <w:rPr>
            <w:rFonts w:hint="eastAsia"/>
          </w:rPr>
          <w:delText>系で利用されているバージョンを生技殿に確認し、</w:delText>
        </w:r>
        <w:r w:rsidR="00074CF5" w:rsidDel="00D5233B">
          <w:rPr>
            <w:rFonts w:hint="eastAsia"/>
          </w:rPr>
          <w:delText>そのバージョンから</w:delText>
        </w:r>
        <w:r w:rsidR="00074CF5" w:rsidDel="00D5233B">
          <w:rPr>
            <w:rFonts w:hint="eastAsia"/>
          </w:rPr>
          <w:delText>V2.0</w:delText>
        </w:r>
        <w:r w:rsidR="00074CF5" w:rsidDel="00D5233B">
          <w:rPr>
            <w:rFonts w:hint="eastAsia"/>
          </w:rPr>
          <w:delText>への移行の確認をお願いします。</w:delText>
        </w:r>
      </w:del>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タイトル"/>
      <w:id w:val="77738743"/>
      <w:dataBinding w:prefixMappings="xmlns:ns0='http://schemas.openxmlformats.org/package/2006/metadata/core-properties' xmlns:ns1='http://purl.org/dc/elements/1.1/'" w:xpath="/ns0:coreProperties[1]/ns1:title[1]" w:storeItemID="{6C3C8BC8-F283-45AE-878A-BAB7291924A1}"/>
      <w:text/>
    </w:sdtPr>
    <w:sdtEndPr/>
    <w:sdtContent>
      <w:p w14:paraId="61AA1277" w14:textId="48E50D15" w:rsidR="0095097E" w:rsidRDefault="0095097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hint="eastAsia"/>
            <w:sz w:val="32"/>
            <w:szCs w:val="32"/>
          </w:rPr>
          <w:t>CrypgetSQL</w:t>
        </w:r>
        <w:r>
          <w:rPr>
            <w:rFonts w:asciiTheme="majorHAnsi" w:eastAsiaTheme="majorEastAsia" w:hAnsiTheme="majorHAnsi" w:cstheme="majorBidi" w:hint="eastAsia"/>
            <w:sz w:val="32"/>
            <w:szCs w:val="32"/>
          </w:rPr>
          <w:t>試験手順</w:t>
        </w:r>
      </w:p>
    </w:sdtContent>
  </w:sdt>
  <w:p w14:paraId="54933C4A" w14:textId="77777777" w:rsidR="0095097E" w:rsidRDefault="009509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473B1"/>
    <w:multiLevelType w:val="hybridMultilevel"/>
    <w:tmpl w:val="5C8608A4"/>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072C64A7"/>
    <w:multiLevelType w:val="hybridMultilevel"/>
    <w:tmpl w:val="5EB0E65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25D304E"/>
    <w:multiLevelType w:val="hybridMultilevel"/>
    <w:tmpl w:val="36583CBE"/>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4C164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63E75A5"/>
    <w:multiLevelType w:val="hybridMultilevel"/>
    <w:tmpl w:val="08725FE6"/>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191865FA"/>
    <w:multiLevelType w:val="hybridMultilevel"/>
    <w:tmpl w:val="6074C296"/>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B2632D8"/>
    <w:multiLevelType w:val="hybridMultilevel"/>
    <w:tmpl w:val="B53EB1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230E0CCD"/>
    <w:multiLevelType w:val="hybridMultilevel"/>
    <w:tmpl w:val="9A4857F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24B14386"/>
    <w:multiLevelType w:val="hybridMultilevel"/>
    <w:tmpl w:val="446C46A2"/>
    <w:lvl w:ilvl="0" w:tplc="0B400E6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284927F7"/>
    <w:multiLevelType w:val="hybridMultilevel"/>
    <w:tmpl w:val="BB16D972"/>
    <w:lvl w:ilvl="0" w:tplc="9BEE6694">
      <w:start w:val="1"/>
      <w:numFmt w:val="decimalEnclosedCircle"/>
      <w:lvlText w:val="%1"/>
      <w:lvlJc w:val="left"/>
      <w:pPr>
        <w:ind w:left="420" w:hanging="420"/>
      </w:pPr>
      <w:rPr>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2AC45073"/>
    <w:multiLevelType w:val="hybridMultilevel"/>
    <w:tmpl w:val="8AF41C1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93B5A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FCA6C15"/>
    <w:multiLevelType w:val="hybridMultilevel"/>
    <w:tmpl w:val="539E4DA4"/>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401C2CEE"/>
    <w:multiLevelType w:val="hybridMultilevel"/>
    <w:tmpl w:val="234C8B1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41563F2A"/>
    <w:multiLevelType w:val="hybridMultilevel"/>
    <w:tmpl w:val="E0C0BED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42877BA1"/>
    <w:multiLevelType w:val="hybridMultilevel"/>
    <w:tmpl w:val="46C4264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44E66147"/>
    <w:multiLevelType w:val="hybridMultilevel"/>
    <w:tmpl w:val="33FA6778"/>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47CC14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89662BC"/>
    <w:multiLevelType w:val="hybridMultilevel"/>
    <w:tmpl w:val="37482E2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4DDE13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510273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5FE4693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606B3B87"/>
    <w:multiLevelType w:val="hybridMultilevel"/>
    <w:tmpl w:val="BD8AE98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64C11C3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9105BD3"/>
    <w:multiLevelType w:val="hybridMultilevel"/>
    <w:tmpl w:val="59F8E02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6B520482"/>
    <w:multiLevelType w:val="hybridMultilevel"/>
    <w:tmpl w:val="BD8AE98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6B544F0F"/>
    <w:multiLevelType w:val="hybridMultilevel"/>
    <w:tmpl w:val="ED36EA6E"/>
    <w:lvl w:ilvl="0" w:tplc="50FEA748">
      <w:start w:val="1"/>
      <w:numFmt w:val="decimalEnclosedCircle"/>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71DA0663"/>
    <w:multiLevelType w:val="hybridMultilevel"/>
    <w:tmpl w:val="67745F58"/>
    <w:lvl w:ilvl="0" w:tplc="04090011">
      <w:start w:val="1"/>
      <w:numFmt w:val="decimalEnclosedCircle"/>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8">
    <w:nsid w:val="754A6A76"/>
    <w:multiLevelType w:val="hybridMultilevel"/>
    <w:tmpl w:val="F60021BA"/>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7618597D"/>
    <w:multiLevelType w:val="hybridMultilevel"/>
    <w:tmpl w:val="CBDC3F4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6501F91"/>
    <w:multiLevelType w:val="hybridMultilevel"/>
    <w:tmpl w:val="25126B66"/>
    <w:lvl w:ilvl="0" w:tplc="0B400E6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76A57B8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77220E0"/>
    <w:multiLevelType w:val="hybridMultilevel"/>
    <w:tmpl w:val="1DE8B776"/>
    <w:lvl w:ilvl="0" w:tplc="8E889CA0">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nsid w:val="7CC867B7"/>
    <w:multiLevelType w:val="hybridMultilevel"/>
    <w:tmpl w:val="95DCB8FC"/>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7CCE2DD0"/>
    <w:multiLevelType w:val="hybridMultilevel"/>
    <w:tmpl w:val="36583CBE"/>
    <w:lvl w:ilvl="0" w:tplc="50FEA748">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7DEE5645"/>
    <w:multiLevelType w:val="hybridMultilevel"/>
    <w:tmpl w:val="5BA060D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9"/>
  </w:num>
  <w:num w:numId="2">
    <w:abstractNumId w:val="25"/>
  </w:num>
  <w:num w:numId="3">
    <w:abstractNumId w:val="30"/>
  </w:num>
  <w:num w:numId="4">
    <w:abstractNumId w:val="8"/>
  </w:num>
  <w:num w:numId="5">
    <w:abstractNumId w:val="23"/>
  </w:num>
  <w:num w:numId="6">
    <w:abstractNumId w:val="0"/>
  </w:num>
  <w:num w:numId="7">
    <w:abstractNumId w:val="21"/>
  </w:num>
  <w:num w:numId="8">
    <w:abstractNumId w:val="24"/>
  </w:num>
  <w:num w:numId="9">
    <w:abstractNumId w:val="10"/>
  </w:num>
  <w:num w:numId="10">
    <w:abstractNumId w:val="20"/>
  </w:num>
  <w:num w:numId="11">
    <w:abstractNumId w:val="3"/>
  </w:num>
  <w:num w:numId="12">
    <w:abstractNumId w:val="12"/>
  </w:num>
  <w:num w:numId="13">
    <w:abstractNumId w:val="17"/>
  </w:num>
  <w:num w:numId="14">
    <w:abstractNumId w:val="28"/>
  </w:num>
  <w:num w:numId="15">
    <w:abstractNumId w:val="16"/>
  </w:num>
  <w:num w:numId="16">
    <w:abstractNumId w:val="29"/>
  </w:num>
  <w:num w:numId="17">
    <w:abstractNumId w:val="5"/>
  </w:num>
  <w:num w:numId="18">
    <w:abstractNumId w:val="26"/>
  </w:num>
  <w:num w:numId="19">
    <w:abstractNumId w:val="35"/>
  </w:num>
  <w:num w:numId="20">
    <w:abstractNumId w:val="34"/>
  </w:num>
  <w:num w:numId="21">
    <w:abstractNumId w:val="11"/>
  </w:num>
  <w:num w:numId="22">
    <w:abstractNumId w:val="15"/>
  </w:num>
  <w:num w:numId="23">
    <w:abstractNumId w:val="2"/>
  </w:num>
  <w:num w:numId="24">
    <w:abstractNumId w:val="4"/>
  </w:num>
  <w:num w:numId="25">
    <w:abstractNumId w:val="32"/>
  </w:num>
  <w:num w:numId="26">
    <w:abstractNumId w:val="7"/>
  </w:num>
  <w:num w:numId="27">
    <w:abstractNumId w:val="6"/>
  </w:num>
  <w:num w:numId="28">
    <w:abstractNumId w:val="22"/>
  </w:num>
  <w:num w:numId="29">
    <w:abstractNumId w:val="13"/>
  </w:num>
  <w:num w:numId="30">
    <w:abstractNumId w:val="1"/>
  </w:num>
  <w:num w:numId="31">
    <w:abstractNumId w:val="27"/>
  </w:num>
  <w:num w:numId="32">
    <w:abstractNumId w:val="33"/>
  </w:num>
  <w:num w:numId="33">
    <w:abstractNumId w:val="9"/>
  </w:num>
  <w:num w:numId="34">
    <w:abstractNumId w:val="18"/>
  </w:num>
  <w:num w:numId="35">
    <w:abstractNumId w:val="14"/>
  </w:num>
  <w:num w:numId="36">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hc1990">
    <w15:presenceInfo w15:providerId="None" w15:userId="lhc19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trackRevisions/>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D2D"/>
    <w:rsid w:val="00002A94"/>
    <w:rsid w:val="000039E9"/>
    <w:rsid w:val="000063CD"/>
    <w:rsid w:val="00006A89"/>
    <w:rsid w:val="00010B74"/>
    <w:rsid w:val="00012CF5"/>
    <w:rsid w:val="00017615"/>
    <w:rsid w:val="000217F7"/>
    <w:rsid w:val="0002531D"/>
    <w:rsid w:val="00026ACE"/>
    <w:rsid w:val="000317B6"/>
    <w:rsid w:val="00032E87"/>
    <w:rsid w:val="00033B99"/>
    <w:rsid w:val="00033DAB"/>
    <w:rsid w:val="00036BC8"/>
    <w:rsid w:val="00040C57"/>
    <w:rsid w:val="000438EA"/>
    <w:rsid w:val="00043E79"/>
    <w:rsid w:val="00046683"/>
    <w:rsid w:val="000471B5"/>
    <w:rsid w:val="00051CEA"/>
    <w:rsid w:val="0005470C"/>
    <w:rsid w:val="00055862"/>
    <w:rsid w:val="00061069"/>
    <w:rsid w:val="00061B6D"/>
    <w:rsid w:val="0006321A"/>
    <w:rsid w:val="00065043"/>
    <w:rsid w:val="00071787"/>
    <w:rsid w:val="000743C4"/>
    <w:rsid w:val="000744AF"/>
    <w:rsid w:val="00074CA1"/>
    <w:rsid w:val="00074CDA"/>
    <w:rsid w:val="00074CF5"/>
    <w:rsid w:val="00075252"/>
    <w:rsid w:val="000758D3"/>
    <w:rsid w:val="00077C9C"/>
    <w:rsid w:val="000820D8"/>
    <w:rsid w:val="00082903"/>
    <w:rsid w:val="000829D4"/>
    <w:rsid w:val="00090373"/>
    <w:rsid w:val="0009068B"/>
    <w:rsid w:val="00092E40"/>
    <w:rsid w:val="000939AF"/>
    <w:rsid w:val="000948F5"/>
    <w:rsid w:val="00095D25"/>
    <w:rsid w:val="0009650C"/>
    <w:rsid w:val="000A13EA"/>
    <w:rsid w:val="000A1635"/>
    <w:rsid w:val="000A1F8C"/>
    <w:rsid w:val="000A620E"/>
    <w:rsid w:val="000A65BA"/>
    <w:rsid w:val="000A6B90"/>
    <w:rsid w:val="000B277A"/>
    <w:rsid w:val="000B59E2"/>
    <w:rsid w:val="000B727C"/>
    <w:rsid w:val="000C15D3"/>
    <w:rsid w:val="000C1625"/>
    <w:rsid w:val="000C32BF"/>
    <w:rsid w:val="000C4E79"/>
    <w:rsid w:val="000C50B8"/>
    <w:rsid w:val="000C5DC4"/>
    <w:rsid w:val="000C6A34"/>
    <w:rsid w:val="000C7C7A"/>
    <w:rsid w:val="000D57CE"/>
    <w:rsid w:val="000D5FB7"/>
    <w:rsid w:val="000D607D"/>
    <w:rsid w:val="000E0589"/>
    <w:rsid w:val="000E2C9F"/>
    <w:rsid w:val="000E4630"/>
    <w:rsid w:val="000E509E"/>
    <w:rsid w:val="000E5287"/>
    <w:rsid w:val="000E6026"/>
    <w:rsid w:val="000F06CD"/>
    <w:rsid w:val="000F1C62"/>
    <w:rsid w:val="000F5CA0"/>
    <w:rsid w:val="00100024"/>
    <w:rsid w:val="00100616"/>
    <w:rsid w:val="00103314"/>
    <w:rsid w:val="00103B72"/>
    <w:rsid w:val="00104367"/>
    <w:rsid w:val="0010500C"/>
    <w:rsid w:val="00105DD2"/>
    <w:rsid w:val="00106223"/>
    <w:rsid w:val="00106EAF"/>
    <w:rsid w:val="00111E68"/>
    <w:rsid w:val="00113FB6"/>
    <w:rsid w:val="0012203F"/>
    <w:rsid w:val="00124E20"/>
    <w:rsid w:val="00127340"/>
    <w:rsid w:val="001278BE"/>
    <w:rsid w:val="00127B21"/>
    <w:rsid w:val="00132040"/>
    <w:rsid w:val="00142042"/>
    <w:rsid w:val="00144929"/>
    <w:rsid w:val="00145824"/>
    <w:rsid w:val="0015069B"/>
    <w:rsid w:val="00150A4C"/>
    <w:rsid w:val="001534B0"/>
    <w:rsid w:val="00154AF8"/>
    <w:rsid w:val="00155562"/>
    <w:rsid w:val="00155620"/>
    <w:rsid w:val="001610FB"/>
    <w:rsid w:val="00161D2A"/>
    <w:rsid w:val="00162AFF"/>
    <w:rsid w:val="0016528C"/>
    <w:rsid w:val="0016539B"/>
    <w:rsid w:val="00171356"/>
    <w:rsid w:val="00171781"/>
    <w:rsid w:val="00171B16"/>
    <w:rsid w:val="001739F5"/>
    <w:rsid w:val="0017438C"/>
    <w:rsid w:val="00180684"/>
    <w:rsid w:val="001820ED"/>
    <w:rsid w:val="00183D86"/>
    <w:rsid w:val="00183FEE"/>
    <w:rsid w:val="00184145"/>
    <w:rsid w:val="00185141"/>
    <w:rsid w:val="00185F7D"/>
    <w:rsid w:val="00194A21"/>
    <w:rsid w:val="00195D3B"/>
    <w:rsid w:val="001964A4"/>
    <w:rsid w:val="001A0A6F"/>
    <w:rsid w:val="001A49B8"/>
    <w:rsid w:val="001A51BC"/>
    <w:rsid w:val="001A5BEC"/>
    <w:rsid w:val="001A7978"/>
    <w:rsid w:val="001B060F"/>
    <w:rsid w:val="001B0E7C"/>
    <w:rsid w:val="001B48C1"/>
    <w:rsid w:val="001B6B60"/>
    <w:rsid w:val="001B740B"/>
    <w:rsid w:val="001B7F50"/>
    <w:rsid w:val="001C46C4"/>
    <w:rsid w:val="001C6657"/>
    <w:rsid w:val="001C6945"/>
    <w:rsid w:val="001C6A95"/>
    <w:rsid w:val="001C77EF"/>
    <w:rsid w:val="001D0D89"/>
    <w:rsid w:val="001D191E"/>
    <w:rsid w:val="001D2500"/>
    <w:rsid w:val="001D3451"/>
    <w:rsid w:val="001D4A4F"/>
    <w:rsid w:val="001D63B7"/>
    <w:rsid w:val="001D7D08"/>
    <w:rsid w:val="001E0BEC"/>
    <w:rsid w:val="001E2AC2"/>
    <w:rsid w:val="001E4211"/>
    <w:rsid w:val="001F4A76"/>
    <w:rsid w:val="002016F2"/>
    <w:rsid w:val="00211358"/>
    <w:rsid w:val="002121B1"/>
    <w:rsid w:val="00212B45"/>
    <w:rsid w:val="00216687"/>
    <w:rsid w:val="002306A2"/>
    <w:rsid w:val="00230713"/>
    <w:rsid w:val="002331B5"/>
    <w:rsid w:val="00233CD0"/>
    <w:rsid w:val="002343FD"/>
    <w:rsid w:val="0023665C"/>
    <w:rsid w:val="00240CDB"/>
    <w:rsid w:val="00244F98"/>
    <w:rsid w:val="0024662A"/>
    <w:rsid w:val="002471A2"/>
    <w:rsid w:val="002504F5"/>
    <w:rsid w:val="002505E2"/>
    <w:rsid w:val="00252316"/>
    <w:rsid w:val="00252B4E"/>
    <w:rsid w:val="0025381C"/>
    <w:rsid w:val="00255AAF"/>
    <w:rsid w:val="00256F80"/>
    <w:rsid w:val="0026071E"/>
    <w:rsid w:val="00260A0C"/>
    <w:rsid w:val="002631C3"/>
    <w:rsid w:val="00264D86"/>
    <w:rsid w:val="00264DEF"/>
    <w:rsid w:val="002670E3"/>
    <w:rsid w:val="002672FE"/>
    <w:rsid w:val="00267389"/>
    <w:rsid w:val="00267BFE"/>
    <w:rsid w:val="00270DF4"/>
    <w:rsid w:val="00277596"/>
    <w:rsid w:val="00277917"/>
    <w:rsid w:val="00281EDF"/>
    <w:rsid w:val="00283531"/>
    <w:rsid w:val="00290E97"/>
    <w:rsid w:val="00291DE2"/>
    <w:rsid w:val="00292736"/>
    <w:rsid w:val="002936DB"/>
    <w:rsid w:val="00297130"/>
    <w:rsid w:val="00297EE4"/>
    <w:rsid w:val="002A0BB6"/>
    <w:rsid w:val="002A0D10"/>
    <w:rsid w:val="002A1974"/>
    <w:rsid w:val="002A2484"/>
    <w:rsid w:val="002A2FA8"/>
    <w:rsid w:val="002A37BE"/>
    <w:rsid w:val="002A392C"/>
    <w:rsid w:val="002A56F3"/>
    <w:rsid w:val="002A70B7"/>
    <w:rsid w:val="002A7313"/>
    <w:rsid w:val="002B214F"/>
    <w:rsid w:val="002B447D"/>
    <w:rsid w:val="002B495D"/>
    <w:rsid w:val="002C0912"/>
    <w:rsid w:val="002C2138"/>
    <w:rsid w:val="002C297C"/>
    <w:rsid w:val="002C57A5"/>
    <w:rsid w:val="002C7CCC"/>
    <w:rsid w:val="002C7EF2"/>
    <w:rsid w:val="002D0EBD"/>
    <w:rsid w:val="002D4D71"/>
    <w:rsid w:val="002E04C5"/>
    <w:rsid w:val="002E1793"/>
    <w:rsid w:val="002E67A3"/>
    <w:rsid w:val="002E75DC"/>
    <w:rsid w:val="002F04EB"/>
    <w:rsid w:val="002F14BC"/>
    <w:rsid w:val="002F1597"/>
    <w:rsid w:val="002F1B25"/>
    <w:rsid w:val="002F666B"/>
    <w:rsid w:val="00303D09"/>
    <w:rsid w:val="00306BB8"/>
    <w:rsid w:val="00310451"/>
    <w:rsid w:val="00310586"/>
    <w:rsid w:val="00310B23"/>
    <w:rsid w:val="00310DFE"/>
    <w:rsid w:val="003119C1"/>
    <w:rsid w:val="0031298F"/>
    <w:rsid w:val="00320C78"/>
    <w:rsid w:val="003241D1"/>
    <w:rsid w:val="0032679E"/>
    <w:rsid w:val="00330E4D"/>
    <w:rsid w:val="00331887"/>
    <w:rsid w:val="003340DD"/>
    <w:rsid w:val="00334B19"/>
    <w:rsid w:val="00336BB8"/>
    <w:rsid w:val="00337920"/>
    <w:rsid w:val="0034158B"/>
    <w:rsid w:val="003421CA"/>
    <w:rsid w:val="003423D6"/>
    <w:rsid w:val="00342D43"/>
    <w:rsid w:val="00343EA7"/>
    <w:rsid w:val="00344E81"/>
    <w:rsid w:val="00344ED0"/>
    <w:rsid w:val="00347748"/>
    <w:rsid w:val="00347AD2"/>
    <w:rsid w:val="0035077F"/>
    <w:rsid w:val="00353485"/>
    <w:rsid w:val="00354D25"/>
    <w:rsid w:val="0035510B"/>
    <w:rsid w:val="003555E2"/>
    <w:rsid w:val="003558B4"/>
    <w:rsid w:val="00357257"/>
    <w:rsid w:val="003576E4"/>
    <w:rsid w:val="00365CE6"/>
    <w:rsid w:val="003663F0"/>
    <w:rsid w:val="00370A82"/>
    <w:rsid w:val="00371A29"/>
    <w:rsid w:val="0037381C"/>
    <w:rsid w:val="00374816"/>
    <w:rsid w:val="003754CC"/>
    <w:rsid w:val="00376D9A"/>
    <w:rsid w:val="003772B4"/>
    <w:rsid w:val="00377E0E"/>
    <w:rsid w:val="00380DC5"/>
    <w:rsid w:val="00381608"/>
    <w:rsid w:val="00383C4C"/>
    <w:rsid w:val="00384CA9"/>
    <w:rsid w:val="0038559F"/>
    <w:rsid w:val="00385C3A"/>
    <w:rsid w:val="00392DDE"/>
    <w:rsid w:val="0039744E"/>
    <w:rsid w:val="003A002B"/>
    <w:rsid w:val="003A071D"/>
    <w:rsid w:val="003A07E4"/>
    <w:rsid w:val="003A315F"/>
    <w:rsid w:val="003A3BC5"/>
    <w:rsid w:val="003A62FB"/>
    <w:rsid w:val="003B2BBA"/>
    <w:rsid w:val="003B2E3D"/>
    <w:rsid w:val="003B3207"/>
    <w:rsid w:val="003B7C47"/>
    <w:rsid w:val="003C189A"/>
    <w:rsid w:val="003C280D"/>
    <w:rsid w:val="003C3DF4"/>
    <w:rsid w:val="003C4DEB"/>
    <w:rsid w:val="003C68BD"/>
    <w:rsid w:val="003C7EC5"/>
    <w:rsid w:val="003C7EF2"/>
    <w:rsid w:val="003C7FEC"/>
    <w:rsid w:val="003D07CC"/>
    <w:rsid w:val="003D368A"/>
    <w:rsid w:val="003D4555"/>
    <w:rsid w:val="003D6BD5"/>
    <w:rsid w:val="003E5F73"/>
    <w:rsid w:val="003F1996"/>
    <w:rsid w:val="003F2147"/>
    <w:rsid w:val="00400BD7"/>
    <w:rsid w:val="004010BD"/>
    <w:rsid w:val="004011D3"/>
    <w:rsid w:val="00406902"/>
    <w:rsid w:val="00407F5C"/>
    <w:rsid w:val="004141BB"/>
    <w:rsid w:val="00415743"/>
    <w:rsid w:val="00420349"/>
    <w:rsid w:val="00421750"/>
    <w:rsid w:val="00421ACF"/>
    <w:rsid w:val="004220EC"/>
    <w:rsid w:val="00423611"/>
    <w:rsid w:val="004261DD"/>
    <w:rsid w:val="00427E5A"/>
    <w:rsid w:val="00430DE5"/>
    <w:rsid w:val="00431451"/>
    <w:rsid w:val="004336AE"/>
    <w:rsid w:val="004338E2"/>
    <w:rsid w:val="00445A5F"/>
    <w:rsid w:val="00445E62"/>
    <w:rsid w:val="0044623D"/>
    <w:rsid w:val="00452578"/>
    <w:rsid w:val="00452F8E"/>
    <w:rsid w:val="00455154"/>
    <w:rsid w:val="00456221"/>
    <w:rsid w:val="00457DC2"/>
    <w:rsid w:val="004602DB"/>
    <w:rsid w:val="00462B78"/>
    <w:rsid w:val="00474029"/>
    <w:rsid w:val="00476844"/>
    <w:rsid w:val="00476E0E"/>
    <w:rsid w:val="00481607"/>
    <w:rsid w:val="00484408"/>
    <w:rsid w:val="00487C65"/>
    <w:rsid w:val="004913AD"/>
    <w:rsid w:val="00491BC7"/>
    <w:rsid w:val="00492C90"/>
    <w:rsid w:val="004932C5"/>
    <w:rsid w:val="004950F9"/>
    <w:rsid w:val="00496DA8"/>
    <w:rsid w:val="004A2134"/>
    <w:rsid w:val="004A277E"/>
    <w:rsid w:val="004A48B4"/>
    <w:rsid w:val="004A4E22"/>
    <w:rsid w:val="004A7601"/>
    <w:rsid w:val="004B0B2E"/>
    <w:rsid w:val="004B2A49"/>
    <w:rsid w:val="004B3BAC"/>
    <w:rsid w:val="004B7B89"/>
    <w:rsid w:val="004C0AE0"/>
    <w:rsid w:val="004C1661"/>
    <w:rsid w:val="004C1EDF"/>
    <w:rsid w:val="004C5D59"/>
    <w:rsid w:val="004D0627"/>
    <w:rsid w:val="004D2207"/>
    <w:rsid w:val="004D28FD"/>
    <w:rsid w:val="004D4368"/>
    <w:rsid w:val="004D49E0"/>
    <w:rsid w:val="004D6869"/>
    <w:rsid w:val="004D6B30"/>
    <w:rsid w:val="004E4020"/>
    <w:rsid w:val="004E4A69"/>
    <w:rsid w:val="004F1299"/>
    <w:rsid w:val="004F21CF"/>
    <w:rsid w:val="004F66F6"/>
    <w:rsid w:val="00501700"/>
    <w:rsid w:val="00502490"/>
    <w:rsid w:val="00503569"/>
    <w:rsid w:val="005055CB"/>
    <w:rsid w:val="00506B25"/>
    <w:rsid w:val="00506CC2"/>
    <w:rsid w:val="005113F0"/>
    <w:rsid w:val="0052175F"/>
    <w:rsid w:val="00521931"/>
    <w:rsid w:val="00523171"/>
    <w:rsid w:val="0052497A"/>
    <w:rsid w:val="00526C06"/>
    <w:rsid w:val="00527B8D"/>
    <w:rsid w:val="00530E13"/>
    <w:rsid w:val="005335DE"/>
    <w:rsid w:val="00535CAE"/>
    <w:rsid w:val="005414D0"/>
    <w:rsid w:val="00541939"/>
    <w:rsid w:val="00541D7A"/>
    <w:rsid w:val="005459EA"/>
    <w:rsid w:val="00547013"/>
    <w:rsid w:val="005477B1"/>
    <w:rsid w:val="00551404"/>
    <w:rsid w:val="00552833"/>
    <w:rsid w:val="00554066"/>
    <w:rsid w:val="00554A63"/>
    <w:rsid w:val="00554EB7"/>
    <w:rsid w:val="0055613C"/>
    <w:rsid w:val="00560A0E"/>
    <w:rsid w:val="00562D16"/>
    <w:rsid w:val="0056698E"/>
    <w:rsid w:val="0057157F"/>
    <w:rsid w:val="005716A0"/>
    <w:rsid w:val="005745D6"/>
    <w:rsid w:val="00575284"/>
    <w:rsid w:val="005777AA"/>
    <w:rsid w:val="00580CD9"/>
    <w:rsid w:val="00583104"/>
    <w:rsid w:val="00584B39"/>
    <w:rsid w:val="005866AF"/>
    <w:rsid w:val="00586703"/>
    <w:rsid w:val="00587C7D"/>
    <w:rsid w:val="00587F99"/>
    <w:rsid w:val="0059200A"/>
    <w:rsid w:val="00593DB6"/>
    <w:rsid w:val="00593ED6"/>
    <w:rsid w:val="005947AE"/>
    <w:rsid w:val="00594C3E"/>
    <w:rsid w:val="00595314"/>
    <w:rsid w:val="005A03F0"/>
    <w:rsid w:val="005A1698"/>
    <w:rsid w:val="005A2BF9"/>
    <w:rsid w:val="005A468A"/>
    <w:rsid w:val="005A5521"/>
    <w:rsid w:val="005A67EA"/>
    <w:rsid w:val="005B0F70"/>
    <w:rsid w:val="005B3CB4"/>
    <w:rsid w:val="005B4DBF"/>
    <w:rsid w:val="005B5954"/>
    <w:rsid w:val="005B7CA8"/>
    <w:rsid w:val="005C49D8"/>
    <w:rsid w:val="005C5409"/>
    <w:rsid w:val="005C62D4"/>
    <w:rsid w:val="005C7764"/>
    <w:rsid w:val="005D4F98"/>
    <w:rsid w:val="005D68DD"/>
    <w:rsid w:val="005D7823"/>
    <w:rsid w:val="005E3775"/>
    <w:rsid w:val="005E44DC"/>
    <w:rsid w:val="005E52B5"/>
    <w:rsid w:val="005E71E1"/>
    <w:rsid w:val="005F169B"/>
    <w:rsid w:val="005F2605"/>
    <w:rsid w:val="005F2C56"/>
    <w:rsid w:val="005F56F7"/>
    <w:rsid w:val="006048BD"/>
    <w:rsid w:val="006048CF"/>
    <w:rsid w:val="006121FB"/>
    <w:rsid w:val="00612ADE"/>
    <w:rsid w:val="00615FC5"/>
    <w:rsid w:val="006173D7"/>
    <w:rsid w:val="00620165"/>
    <w:rsid w:val="00622020"/>
    <w:rsid w:val="00625F3C"/>
    <w:rsid w:val="006272E2"/>
    <w:rsid w:val="00627ADE"/>
    <w:rsid w:val="00630996"/>
    <w:rsid w:val="00631ECA"/>
    <w:rsid w:val="00637129"/>
    <w:rsid w:val="006406E0"/>
    <w:rsid w:val="00640901"/>
    <w:rsid w:val="006461C9"/>
    <w:rsid w:val="006551A1"/>
    <w:rsid w:val="00656B32"/>
    <w:rsid w:val="00656D60"/>
    <w:rsid w:val="00657541"/>
    <w:rsid w:val="0066709A"/>
    <w:rsid w:val="006674AD"/>
    <w:rsid w:val="0066774A"/>
    <w:rsid w:val="00672016"/>
    <w:rsid w:val="006765FE"/>
    <w:rsid w:val="00677695"/>
    <w:rsid w:val="00681970"/>
    <w:rsid w:val="00682FA1"/>
    <w:rsid w:val="00690827"/>
    <w:rsid w:val="00697764"/>
    <w:rsid w:val="00697B0F"/>
    <w:rsid w:val="006A0F26"/>
    <w:rsid w:val="006A164E"/>
    <w:rsid w:val="006A3556"/>
    <w:rsid w:val="006A57EF"/>
    <w:rsid w:val="006A6FB2"/>
    <w:rsid w:val="006B1140"/>
    <w:rsid w:val="006B1E05"/>
    <w:rsid w:val="006C07D2"/>
    <w:rsid w:val="006C258E"/>
    <w:rsid w:val="006C5727"/>
    <w:rsid w:val="006C6927"/>
    <w:rsid w:val="006D451C"/>
    <w:rsid w:val="006D4F06"/>
    <w:rsid w:val="006D6996"/>
    <w:rsid w:val="006E17DA"/>
    <w:rsid w:val="006E2C42"/>
    <w:rsid w:val="006E6233"/>
    <w:rsid w:val="006E6B73"/>
    <w:rsid w:val="006F03EC"/>
    <w:rsid w:val="006F06D7"/>
    <w:rsid w:val="006F1382"/>
    <w:rsid w:val="006F1818"/>
    <w:rsid w:val="006F47CC"/>
    <w:rsid w:val="006F5444"/>
    <w:rsid w:val="006F6402"/>
    <w:rsid w:val="0070155F"/>
    <w:rsid w:val="00706020"/>
    <w:rsid w:val="00711B62"/>
    <w:rsid w:val="00712885"/>
    <w:rsid w:val="00716517"/>
    <w:rsid w:val="00716FA3"/>
    <w:rsid w:val="0073208F"/>
    <w:rsid w:val="00732806"/>
    <w:rsid w:val="0073366A"/>
    <w:rsid w:val="00735C19"/>
    <w:rsid w:val="007365D0"/>
    <w:rsid w:val="00741F54"/>
    <w:rsid w:val="00743022"/>
    <w:rsid w:val="007502F3"/>
    <w:rsid w:val="0075415E"/>
    <w:rsid w:val="00757D46"/>
    <w:rsid w:val="00763AFD"/>
    <w:rsid w:val="00765856"/>
    <w:rsid w:val="00767F46"/>
    <w:rsid w:val="00772739"/>
    <w:rsid w:val="00773112"/>
    <w:rsid w:val="007752F6"/>
    <w:rsid w:val="007820A9"/>
    <w:rsid w:val="00782467"/>
    <w:rsid w:val="00783C25"/>
    <w:rsid w:val="007852C2"/>
    <w:rsid w:val="00787694"/>
    <w:rsid w:val="00793F69"/>
    <w:rsid w:val="007A1F9F"/>
    <w:rsid w:val="007A37F7"/>
    <w:rsid w:val="007A3B74"/>
    <w:rsid w:val="007A68FB"/>
    <w:rsid w:val="007A716B"/>
    <w:rsid w:val="007A7E90"/>
    <w:rsid w:val="007B2C5E"/>
    <w:rsid w:val="007B59FA"/>
    <w:rsid w:val="007B7996"/>
    <w:rsid w:val="007C1B65"/>
    <w:rsid w:val="007C43DD"/>
    <w:rsid w:val="007C5D7C"/>
    <w:rsid w:val="007C7E3A"/>
    <w:rsid w:val="007D33FA"/>
    <w:rsid w:val="007D582A"/>
    <w:rsid w:val="007D59ED"/>
    <w:rsid w:val="007D781A"/>
    <w:rsid w:val="007E286D"/>
    <w:rsid w:val="007E4289"/>
    <w:rsid w:val="007E4F8B"/>
    <w:rsid w:val="007E5D6E"/>
    <w:rsid w:val="007E6A2B"/>
    <w:rsid w:val="007E7AF4"/>
    <w:rsid w:val="007F61C6"/>
    <w:rsid w:val="007F7702"/>
    <w:rsid w:val="007F7F83"/>
    <w:rsid w:val="00800B8E"/>
    <w:rsid w:val="00804110"/>
    <w:rsid w:val="00810F31"/>
    <w:rsid w:val="00811ACD"/>
    <w:rsid w:val="008122C8"/>
    <w:rsid w:val="00814BD0"/>
    <w:rsid w:val="00816C98"/>
    <w:rsid w:val="00816DE4"/>
    <w:rsid w:val="008177EC"/>
    <w:rsid w:val="00820B38"/>
    <w:rsid w:val="00821CB4"/>
    <w:rsid w:val="0082236B"/>
    <w:rsid w:val="00826B0F"/>
    <w:rsid w:val="00830FC8"/>
    <w:rsid w:val="00831452"/>
    <w:rsid w:val="00832AD9"/>
    <w:rsid w:val="00835A8D"/>
    <w:rsid w:val="00835AF1"/>
    <w:rsid w:val="0084443B"/>
    <w:rsid w:val="0084570E"/>
    <w:rsid w:val="00845911"/>
    <w:rsid w:val="00845F32"/>
    <w:rsid w:val="008461B7"/>
    <w:rsid w:val="0084707A"/>
    <w:rsid w:val="008517E4"/>
    <w:rsid w:val="008529B5"/>
    <w:rsid w:val="00852B21"/>
    <w:rsid w:val="00854572"/>
    <w:rsid w:val="008659C3"/>
    <w:rsid w:val="008675B9"/>
    <w:rsid w:val="00871805"/>
    <w:rsid w:val="00871D65"/>
    <w:rsid w:val="00876BF5"/>
    <w:rsid w:val="00883CEA"/>
    <w:rsid w:val="00887542"/>
    <w:rsid w:val="00887858"/>
    <w:rsid w:val="008917BF"/>
    <w:rsid w:val="00893883"/>
    <w:rsid w:val="008A0DDC"/>
    <w:rsid w:val="008A3E10"/>
    <w:rsid w:val="008A4572"/>
    <w:rsid w:val="008A4C00"/>
    <w:rsid w:val="008B1187"/>
    <w:rsid w:val="008B2583"/>
    <w:rsid w:val="008B5BE8"/>
    <w:rsid w:val="008B70D5"/>
    <w:rsid w:val="008B76FA"/>
    <w:rsid w:val="008C49A2"/>
    <w:rsid w:val="008D2CBA"/>
    <w:rsid w:val="008E3C56"/>
    <w:rsid w:val="008F1471"/>
    <w:rsid w:val="008F3D18"/>
    <w:rsid w:val="008F5F35"/>
    <w:rsid w:val="008F6114"/>
    <w:rsid w:val="008F7612"/>
    <w:rsid w:val="008F7FBE"/>
    <w:rsid w:val="009010C6"/>
    <w:rsid w:val="009012A5"/>
    <w:rsid w:val="009018BA"/>
    <w:rsid w:val="00901E93"/>
    <w:rsid w:val="00906813"/>
    <w:rsid w:val="00906F65"/>
    <w:rsid w:val="0090747F"/>
    <w:rsid w:val="00916CDA"/>
    <w:rsid w:val="009176DF"/>
    <w:rsid w:val="00917CE1"/>
    <w:rsid w:val="00921AB2"/>
    <w:rsid w:val="00921CB3"/>
    <w:rsid w:val="00922CB3"/>
    <w:rsid w:val="00923F9E"/>
    <w:rsid w:val="00925FE0"/>
    <w:rsid w:val="00931BCE"/>
    <w:rsid w:val="00934CEF"/>
    <w:rsid w:val="00935FEE"/>
    <w:rsid w:val="00940EA1"/>
    <w:rsid w:val="00941481"/>
    <w:rsid w:val="00943223"/>
    <w:rsid w:val="00946269"/>
    <w:rsid w:val="00947898"/>
    <w:rsid w:val="009508C7"/>
    <w:rsid w:val="0095097E"/>
    <w:rsid w:val="00950CBA"/>
    <w:rsid w:val="009521C6"/>
    <w:rsid w:val="00954BD0"/>
    <w:rsid w:val="009552E9"/>
    <w:rsid w:val="0095586E"/>
    <w:rsid w:val="00955AC6"/>
    <w:rsid w:val="00955CA5"/>
    <w:rsid w:val="009565CC"/>
    <w:rsid w:val="00960B7C"/>
    <w:rsid w:val="009614B0"/>
    <w:rsid w:val="00961999"/>
    <w:rsid w:val="00961C5C"/>
    <w:rsid w:val="00962FF1"/>
    <w:rsid w:val="009669D4"/>
    <w:rsid w:val="009675B1"/>
    <w:rsid w:val="009705F6"/>
    <w:rsid w:val="00971594"/>
    <w:rsid w:val="00971BCB"/>
    <w:rsid w:val="0097222C"/>
    <w:rsid w:val="009731F9"/>
    <w:rsid w:val="009827E0"/>
    <w:rsid w:val="0098353F"/>
    <w:rsid w:val="00984BB2"/>
    <w:rsid w:val="00985021"/>
    <w:rsid w:val="00985ACA"/>
    <w:rsid w:val="00985E3B"/>
    <w:rsid w:val="00985F9C"/>
    <w:rsid w:val="00986577"/>
    <w:rsid w:val="00990856"/>
    <w:rsid w:val="009950A1"/>
    <w:rsid w:val="00995BEC"/>
    <w:rsid w:val="00997A94"/>
    <w:rsid w:val="00997FFD"/>
    <w:rsid w:val="009A0CD6"/>
    <w:rsid w:val="009A44E0"/>
    <w:rsid w:val="009A4E5D"/>
    <w:rsid w:val="009A56DB"/>
    <w:rsid w:val="009A722E"/>
    <w:rsid w:val="009A7EE6"/>
    <w:rsid w:val="009B207B"/>
    <w:rsid w:val="009B2F87"/>
    <w:rsid w:val="009B68B6"/>
    <w:rsid w:val="009C0A6D"/>
    <w:rsid w:val="009C61F0"/>
    <w:rsid w:val="009C6666"/>
    <w:rsid w:val="009C6A15"/>
    <w:rsid w:val="009C7709"/>
    <w:rsid w:val="009D47B4"/>
    <w:rsid w:val="009D7926"/>
    <w:rsid w:val="009E077C"/>
    <w:rsid w:val="009E0795"/>
    <w:rsid w:val="009E1C1B"/>
    <w:rsid w:val="009E40E7"/>
    <w:rsid w:val="009E4A3B"/>
    <w:rsid w:val="009E6AA4"/>
    <w:rsid w:val="009E7EA4"/>
    <w:rsid w:val="009F2268"/>
    <w:rsid w:val="009F2CD1"/>
    <w:rsid w:val="009F3745"/>
    <w:rsid w:val="009F45AF"/>
    <w:rsid w:val="009F5004"/>
    <w:rsid w:val="00A001EA"/>
    <w:rsid w:val="00A05D1E"/>
    <w:rsid w:val="00A063B2"/>
    <w:rsid w:val="00A06C91"/>
    <w:rsid w:val="00A0736D"/>
    <w:rsid w:val="00A07634"/>
    <w:rsid w:val="00A07E6B"/>
    <w:rsid w:val="00A1031B"/>
    <w:rsid w:val="00A106EB"/>
    <w:rsid w:val="00A116BC"/>
    <w:rsid w:val="00A12B3B"/>
    <w:rsid w:val="00A22609"/>
    <w:rsid w:val="00A23722"/>
    <w:rsid w:val="00A238A4"/>
    <w:rsid w:val="00A2421F"/>
    <w:rsid w:val="00A27480"/>
    <w:rsid w:val="00A303C7"/>
    <w:rsid w:val="00A34C48"/>
    <w:rsid w:val="00A3576F"/>
    <w:rsid w:val="00A40063"/>
    <w:rsid w:val="00A40758"/>
    <w:rsid w:val="00A4182D"/>
    <w:rsid w:val="00A425F2"/>
    <w:rsid w:val="00A42650"/>
    <w:rsid w:val="00A437D1"/>
    <w:rsid w:val="00A44DD4"/>
    <w:rsid w:val="00A46111"/>
    <w:rsid w:val="00A56C3D"/>
    <w:rsid w:val="00A60611"/>
    <w:rsid w:val="00A607EF"/>
    <w:rsid w:val="00A626E0"/>
    <w:rsid w:val="00A64A56"/>
    <w:rsid w:val="00A6554B"/>
    <w:rsid w:val="00A65B1B"/>
    <w:rsid w:val="00A65D66"/>
    <w:rsid w:val="00A67D8E"/>
    <w:rsid w:val="00A7544D"/>
    <w:rsid w:val="00A75A69"/>
    <w:rsid w:val="00A7670C"/>
    <w:rsid w:val="00A77415"/>
    <w:rsid w:val="00A82B5B"/>
    <w:rsid w:val="00A85408"/>
    <w:rsid w:val="00A872C1"/>
    <w:rsid w:val="00A875F6"/>
    <w:rsid w:val="00A91010"/>
    <w:rsid w:val="00A92EE6"/>
    <w:rsid w:val="00A93F0E"/>
    <w:rsid w:val="00A96845"/>
    <w:rsid w:val="00AA483A"/>
    <w:rsid w:val="00AA6864"/>
    <w:rsid w:val="00AA6B8B"/>
    <w:rsid w:val="00AA72F2"/>
    <w:rsid w:val="00AA7E22"/>
    <w:rsid w:val="00AB02D5"/>
    <w:rsid w:val="00AB5360"/>
    <w:rsid w:val="00AB54EA"/>
    <w:rsid w:val="00AB67F8"/>
    <w:rsid w:val="00AB7563"/>
    <w:rsid w:val="00AC201B"/>
    <w:rsid w:val="00AC3E93"/>
    <w:rsid w:val="00AD0EA6"/>
    <w:rsid w:val="00AD13B2"/>
    <w:rsid w:val="00AD5DA0"/>
    <w:rsid w:val="00AE0A33"/>
    <w:rsid w:val="00AE0E39"/>
    <w:rsid w:val="00AE3841"/>
    <w:rsid w:val="00AE42A4"/>
    <w:rsid w:val="00AE4BC1"/>
    <w:rsid w:val="00AF1F06"/>
    <w:rsid w:val="00AF3AE5"/>
    <w:rsid w:val="00AF60A5"/>
    <w:rsid w:val="00B01D15"/>
    <w:rsid w:val="00B03412"/>
    <w:rsid w:val="00B04492"/>
    <w:rsid w:val="00B046AA"/>
    <w:rsid w:val="00B04E8B"/>
    <w:rsid w:val="00B05D56"/>
    <w:rsid w:val="00B1103B"/>
    <w:rsid w:val="00B119D0"/>
    <w:rsid w:val="00B12788"/>
    <w:rsid w:val="00B135CB"/>
    <w:rsid w:val="00B13D92"/>
    <w:rsid w:val="00B16AC1"/>
    <w:rsid w:val="00B16DAC"/>
    <w:rsid w:val="00B179C2"/>
    <w:rsid w:val="00B20BC4"/>
    <w:rsid w:val="00B21C78"/>
    <w:rsid w:val="00B2315F"/>
    <w:rsid w:val="00B241D9"/>
    <w:rsid w:val="00B25285"/>
    <w:rsid w:val="00B25F59"/>
    <w:rsid w:val="00B30690"/>
    <w:rsid w:val="00B30924"/>
    <w:rsid w:val="00B31C57"/>
    <w:rsid w:val="00B36841"/>
    <w:rsid w:val="00B4044A"/>
    <w:rsid w:val="00B435F9"/>
    <w:rsid w:val="00B439D3"/>
    <w:rsid w:val="00B45076"/>
    <w:rsid w:val="00B46073"/>
    <w:rsid w:val="00B5197B"/>
    <w:rsid w:val="00B55CF2"/>
    <w:rsid w:val="00B6142F"/>
    <w:rsid w:val="00B62AB2"/>
    <w:rsid w:val="00B64C37"/>
    <w:rsid w:val="00B671CC"/>
    <w:rsid w:val="00B67CD7"/>
    <w:rsid w:val="00B702F6"/>
    <w:rsid w:val="00B717D7"/>
    <w:rsid w:val="00B71EA4"/>
    <w:rsid w:val="00B724C0"/>
    <w:rsid w:val="00B73C27"/>
    <w:rsid w:val="00B750A6"/>
    <w:rsid w:val="00B759B9"/>
    <w:rsid w:val="00B82A29"/>
    <w:rsid w:val="00B8474E"/>
    <w:rsid w:val="00B8475C"/>
    <w:rsid w:val="00B92BC9"/>
    <w:rsid w:val="00B94649"/>
    <w:rsid w:val="00BA1B68"/>
    <w:rsid w:val="00BA5267"/>
    <w:rsid w:val="00BA6D2D"/>
    <w:rsid w:val="00BA72D6"/>
    <w:rsid w:val="00BA7ACE"/>
    <w:rsid w:val="00BB2D3F"/>
    <w:rsid w:val="00BB41D3"/>
    <w:rsid w:val="00BB4D49"/>
    <w:rsid w:val="00BB4D66"/>
    <w:rsid w:val="00BB56C3"/>
    <w:rsid w:val="00BB5B1E"/>
    <w:rsid w:val="00BB5BC6"/>
    <w:rsid w:val="00BB7474"/>
    <w:rsid w:val="00BB7B11"/>
    <w:rsid w:val="00BB7F46"/>
    <w:rsid w:val="00BC0C0C"/>
    <w:rsid w:val="00BC2EA1"/>
    <w:rsid w:val="00BC6D0C"/>
    <w:rsid w:val="00BD0A38"/>
    <w:rsid w:val="00BD113E"/>
    <w:rsid w:val="00BD23BD"/>
    <w:rsid w:val="00BD44F2"/>
    <w:rsid w:val="00BD7816"/>
    <w:rsid w:val="00BE2168"/>
    <w:rsid w:val="00BE323C"/>
    <w:rsid w:val="00BE5886"/>
    <w:rsid w:val="00BE6221"/>
    <w:rsid w:val="00BE648D"/>
    <w:rsid w:val="00BE7A98"/>
    <w:rsid w:val="00BF00CB"/>
    <w:rsid w:val="00BF2C72"/>
    <w:rsid w:val="00BF3421"/>
    <w:rsid w:val="00BF4405"/>
    <w:rsid w:val="00BF7DEE"/>
    <w:rsid w:val="00C00894"/>
    <w:rsid w:val="00C03238"/>
    <w:rsid w:val="00C04FC6"/>
    <w:rsid w:val="00C050F4"/>
    <w:rsid w:val="00C0591D"/>
    <w:rsid w:val="00C11AB6"/>
    <w:rsid w:val="00C23ABE"/>
    <w:rsid w:val="00C23D1E"/>
    <w:rsid w:val="00C2421E"/>
    <w:rsid w:val="00C3001A"/>
    <w:rsid w:val="00C302C7"/>
    <w:rsid w:val="00C3648C"/>
    <w:rsid w:val="00C37008"/>
    <w:rsid w:val="00C37038"/>
    <w:rsid w:val="00C42C80"/>
    <w:rsid w:val="00C4304B"/>
    <w:rsid w:val="00C43725"/>
    <w:rsid w:val="00C4447F"/>
    <w:rsid w:val="00C45442"/>
    <w:rsid w:val="00C46200"/>
    <w:rsid w:val="00C4699D"/>
    <w:rsid w:val="00C471C5"/>
    <w:rsid w:val="00C52669"/>
    <w:rsid w:val="00C54C64"/>
    <w:rsid w:val="00C60B3E"/>
    <w:rsid w:val="00C64527"/>
    <w:rsid w:val="00C66265"/>
    <w:rsid w:val="00C7365A"/>
    <w:rsid w:val="00C76685"/>
    <w:rsid w:val="00C76891"/>
    <w:rsid w:val="00C81E21"/>
    <w:rsid w:val="00C82286"/>
    <w:rsid w:val="00C82D4A"/>
    <w:rsid w:val="00C85FCE"/>
    <w:rsid w:val="00C86E51"/>
    <w:rsid w:val="00C91A79"/>
    <w:rsid w:val="00C930FF"/>
    <w:rsid w:val="00C9479D"/>
    <w:rsid w:val="00C94C08"/>
    <w:rsid w:val="00C952FB"/>
    <w:rsid w:val="00C95768"/>
    <w:rsid w:val="00C96BE6"/>
    <w:rsid w:val="00CA0065"/>
    <w:rsid w:val="00CA17B7"/>
    <w:rsid w:val="00CA1E85"/>
    <w:rsid w:val="00CA47AC"/>
    <w:rsid w:val="00CB0284"/>
    <w:rsid w:val="00CB09C7"/>
    <w:rsid w:val="00CB1791"/>
    <w:rsid w:val="00CB6307"/>
    <w:rsid w:val="00CB7055"/>
    <w:rsid w:val="00CB75E0"/>
    <w:rsid w:val="00CC111C"/>
    <w:rsid w:val="00CC2CDC"/>
    <w:rsid w:val="00CC2FC2"/>
    <w:rsid w:val="00CC6C9A"/>
    <w:rsid w:val="00CC7689"/>
    <w:rsid w:val="00CD3664"/>
    <w:rsid w:val="00CD37AF"/>
    <w:rsid w:val="00CD38E4"/>
    <w:rsid w:val="00CD5B6E"/>
    <w:rsid w:val="00CE4D3E"/>
    <w:rsid w:val="00CE4EA3"/>
    <w:rsid w:val="00CE5092"/>
    <w:rsid w:val="00CE5ABF"/>
    <w:rsid w:val="00CE6F06"/>
    <w:rsid w:val="00CF15C8"/>
    <w:rsid w:val="00CF4265"/>
    <w:rsid w:val="00CF4C5E"/>
    <w:rsid w:val="00CF54F9"/>
    <w:rsid w:val="00D00650"/>
    <w:rsid w:val="00D02940"/>
    <w:rsid w:val="00D02B8E"/>
    <w:rsid w:val="00D0328B"/>
    <w:rsid w:val="00D03797"/>
    <w:rsid w:val="00D03EC9"/>
    <w:rsid w:val="00D044BA"/>
    <w:rsid w:val="00D04B02"/>
    <w:rsid w:val="00D06214"/>
    <w:rsid w:val="00D10B1E"/>
    <w:rsid w:val="00D11FF6"/>
    <w:rsid w:val="00D151FE"/>
    <w:rsid w:val="00D15EF1"/>
    <w:rsid w:val="00D224BA"/>
    <w:rsid w:val="00D26C30"/>
    <w:rsid w:val="00D27F61"/>
    <w:rsid w:val="00D3261C"/>
    <w:rsid w:val="00D34668"/>
    <w:rsid w:val="00D34E15"/>
    <w:rsid w:val="00D366D8"/>
    <w:rsid w:val="00D4311A"/>
    <w:rsid w:val="00D46F59"/>
    <w:rsid w:val="00D47781"/>
    <w:rsid w:val="00D5233B"/>
    <w:rsid w:val="00D530DF"/>
    <w:rsid w:val="00D5540A"/>
    <w:rsid w:val="00D55D00"/>
    <w:rsid w:val="00D5671F"/>
    <w:rsid w:val="00D57535"/>
    <w:rsid w:val="00D6040F"/>
    <w:rsid w:val="00D60A74"/>
    <w:rsid w:val="00D65228"/>
    <w:rsid w:val="00D65A82"/>
    <w:rsid w:val="00D66CB6"/>
    <w:rsid w:val="00D71F6E"/>
    <w:rsid w:val="00D746B7"/>
    <w:rsid w:val="00D776A7"/>
    <w:rsid w:val="00D80BBB"/>
    <w:rsid w:val="00D81575"/>
    <w:rsid w:val="00D8424A"/>
    <w:rsid w:val="00D8442A"/>
    <w:rsid w:val="00D84BEC"/>
    <w:rsid w:val="00D9174B"/>
    <w:rsid w:val="00D9261F"/>
    <w:rsid w:val="00D952BD"/>
    <w:rsid w:val="00D96677"/>
    <w:rsid w:val="00DA08C9"/>
    <w:rsid w:val="00DA0D24"/>
    <w:rsid w:val="00DB1D5A"/>
    <w:rsid w:val="00DB3C57"/>
    <w:rsid w:val="00DB4EC1"/>
    <w:rsid w:val="00DB5447"/>
    <w:rsid w:val="00DC49EA"/>
    <w:rsid w:val="00DC5528"/>
    <w:rsid w:val="00DD108A"/>
    <w:rsid w:val="00DD29BA"/>
    <w:rsid w:val="00DD3C35"/>
    <w:rsid w:val="00DD57AC"/>
    <w:rsid w:val="00DD75F7"/>
    <w:rsid w:val="00DE0A18"/>
    <w:rsid w:val="00DE601A"/>
    <w:rsid w:val="00DE6A56"/>
    <w:rsid w:val="00DE75A8"/>
    <w:rsid w:val="00DF3A1D"/>
    <w:rsid w:val="00DF3CCD"/>
    <w:rsid w:val="00DF3FF9"/>
    <w:rsid w:val="00DF4FF5"/>
    <w:rsid w:val="00DF54D1"/>
    <w:rsid w:val="00DF687E"/>
    <w:rsid w:val="00E031ED"/>
    <w:rsid w:val="00E037B4"/>
    <w:rsid w:val="00E0595C"/>
    <w:rsid w:val="00E064DA"/>
    <w:rsid w:val="00E10B0E"/>
    <w:rsid w:val="00E10E06"/>
    <w:rsid w:val="00E111A1"/>
    <w:rsid w:val="00E14173"/>
    <w:rsid w:val="00E15088"/>
    <w:rsid w:val="00E15DD4"/>
    <w:rsid w:val="00E2446A"/>
    <w:rsid w:val="00E25C9F"/>
    <w:rsid w:val="00E27123"/>
    <w:rsid w:val="00E333A3"/>
    <w:rsid w:val="00E344AC"/>
    <w:rsid w:val="00E3671F"/>
    <w:rsid w:val="00E37E63"/>
    <w:rsid w:val="00E4078E"/>
    <w:rsid w:val="00E40AD3"/>
    <w:rsid w:val="00E46787"/>
    <w:rsid w:val="00E46A5C"/>
    <w:rsid w:val="00E501BA"/>
    <w:rsid w:val="00E508DC"/>
    <w:rsid w:val="00E537CD"/>
    <w:rsid w:val="00E55408"/>
    <w:rsid w:val="00E56A97"/>
    <w:rsid w:val="00E62362"/>
    <w:rsid w:val="00E64020"/>
    <w:rsid w:val="00E6429C"/>
    <w:rsid w:val="00E65A54"/>
    <w:rsid w:val="00E66A40"/>
    <w:rsid w:val="00E66AED"/>
    <w:rsid w:val="00E7078E"/>
    <w:rsid w:val="00E70FD9"/>
    <w:rsid w:val="00E721C1"/>
    <w:rsid w:val="00E726CE"/>
    <w:rsid w:val="00E808AD"/>
    <w:rsid w:val="00E82EC8"/>
    <w:rsid w:val="00E83302"/>
    <w:rsid w:val="00E84D2E"/>
    <w:rsid w:val="00E86C91"/>
    <w:rsid w:val="00E8718B"/>
    <w:rsid w:val="00E91A2D"/>
    <w:rsid w:val="00E92954"/>
    <w:rsid w:val="00E9334B"/>
    <w:rsid w:val="00E941AB"/>
    <w:rsid w:val="00E95D7D"/>
    <w:rsid w:val="00E95DDD"/>
    <w:rsid w:val="00E97BDE"/>
    <w:rsid w:val="00EA13C1"/>
    <w:rsid w:val="00EA32A0"/>
    <w:rsid w:val="00EA3E18"/>
    <w:rsid w:val="00EA72F9"/>
    <w:rsid w:val="00EA7FC2"/>
    <w:rsid w:val="00EB01EB"/>
    <w:rsid w:val="00EB1813"/>
    <w:rsid w:val="00EB2AAB"/>
    <w:rsid w:val="00EB387F"/>
    <w:rsid w:val="00EB5777"/>
    <w:rsid w:val="00EB6439"/>
    <w:rsid w:val="00EB7828"/>
    <w:rsid w:val="00EC153D"/>
    <w:rsid w:val="00EC2F8D"/>
    <w:rsid w:val="00EC7D1A"/>
    <w:rsid w:val="00ED0D7F"/>
    <w:rsid w:val="00ED2327"/>
    <w:rsid w:val="00ED2989"/>
    <w:rsid w:val="00ED44E4"/>
    <w:rsid w:val="00EE034A"/>
    <w:rsid w:val="00EE42F9"/>
    <w:rsid w:val="00EE478E"/>
    <w:rsid w:val="00EE4FCA"/>
    <w:rsid w:val="00EE5DA1"/>
    <w:rsid w:val="00EE6F85"/>
    <w:rsid w:val="00EE7C8C"/>
    <w:rsid w:val="00EF50C7"/>
    <w:rsid w:val="00F00977"/>
    <w:rsid w:val="00F01BEE"/>
    <w:rsid w:val="00F01F7E"/>
    <w:rsid w:val="00F02C13"/>
    <w:rsid w:val="00F02D20"/>
    <w:rsid w:val="00F0628D"/>
    <w:rsid w:val="00F07924"/>
    <w:rsid w:val="00F21279"/>
    <w:rsid w:val="00F22090"/>
    <w:rsid w:val="00F23EB9"/>
    <w:rsid w:val="00F24AE6"/>
    <w:rsid w:val="00F2685B"/>
    <w:rsid w:val="00F26BC1"/>
    <w:rsid w:val="00F3012F"/>
    <w:rsid w:val="00F3533D"/>
    <w:rsid w:val="00F35D68"/>
    <w:rsid w:val="00F3797A"/>
    <w:rsid w:val="00F42C0F"/>
    <w:rsid w:val="00F43485"/>
    <w:rsid w:val="00F43CB7"/>
    <w:rsid w:val="00F455ED"/>
    <w:rsid w:val="00F464BD"/>
    <w:rsid w:val="00F50495"/>
    <w:rsid w:val="00F52303"/>
    <w:rsid w:val="00F5552E"/>
    <w:rsid w:val="00F55C90"/>
    <w:rsid w:val="00F61DD6"/>
    <w:rsid w:val="00F63D90"/>
    <w:rsid w:val="00F661C6"/>
    <w:rsid w:val="00F67088"/>
    <w:rsid w:val="00F6795C"/>
    <w:rsid w:val="00F70E28"/>
    <w:rsid w:val="00F715BA"/>
    <w:rsid w:val="00F73286"/>
    <w:rsid w:val="00F74530"/>
    <w:rsid w:val="00F76C16"/>
    <w:rsid w:val="00F776E3"/>
    <w:rsid w:val="00F77B11"/>
    <w:rsid w:val="00F8050C"/>
    <w:rsid w:val="00F82D7C"/>
    <w:rsid w:val="00F8472B"/>
    <w:rsid w:val="00F84FF6"/>
    <w:rsid w:val="00F85476"/>
    <w:rsid w:val="00F87C1E"/>
    <w:rsid w:val="00F9573D"/>
    <w:rsid w:val="00F95EB3"/>
    <w:rsid w:val="00F967F8"/>
    <w:rsid w:val="00F9794B"/>
    <w:rsid w:val="00FA08D9"/>
    <w:rsid w:val="00FA20AC"/>
    <w:rsid w:val="00FA3239"/>
    <w:rsid w:val="00FA3FCD"/>
    <w:rsid w:val="00FA586D"/>
    <w:rsid w:val="00FA751A"/>
    <w:rsid w:val="00FC13E5"/>
    <w:rsid w:val="00FC34E2"/>
    <w:rsid w:val="00FC5EC8"/>
    <w:rsid w:val="00FC631A"/>
    <w:rsid w:val="00FD09B1"/>
    <w:rsid w:val="00FD4347"/>
    <w:rsid w:val="00FE020B"/>
    <w:rsid w:val="00FE24B5"/>
    <w:rsid w:val="00FE2BF0"/>
    <w:rsid w:val="00FE3D72"/>
    <w:rsid w:val="00FF04BC"/>
    <w:rsid w:val="00FF3E59"/>
    <w:rsid w:val="00FF5AFE"/>
    <w:rsid w:val="00FF64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18ADA2F"/>
  <w15:docId w15:val="{244DA446-48BA-4833-A0C4-F1817EA2F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A6D2D"/>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BA6D2D"/>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rsid w:val="00B30690"/>
    <w:pPr>
      <w:keepNext/>
      <w:ind w:leftChars="400" w:left="400"/>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B25285"/>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6D2D"/>
    <w:pPr>
      <w:ind w:leftChars="400" w:left="840"/>
    </w:pPr>
  </w:style>
  <w:style w:type="character" w:customStyle="1" w:styleId="Heading1Char">
    <w:name w:val="Heading 1 Char"/>
    <w:basedOn w:val="DefaultParagraphFont"/>
    <w:link w:val="Heading1"/>
    <w:uiPriority w:val="9"/>
    <w:rsid w:val="00BA6D2D"/>
    <w:rPr>
      <w:rFonts w:asciiTheme="majorHAnsi" w:eastAsiaTheme="majorEastAsia" w:hAnsiTheme="majorHAnsi" w:cstheme="majorBidi"/>
      <w:sz w:val="24"/>
      <w:szCs w:val="24"/>
    </w:rPr>
  </w:style>
  <w:style w:type="character" w:customStyle="1" w:styleId="Heading2Char">
    <w:name w:val="Heading 2 Char"/>
    <w:basedOn w:val="DefaultParagraphFont"/>
    <w:link w:val="Heading2"/>
    <w:uiPriority w:val="9"/>
    <w:rsid w:val="00BA6D2D"/>
    <w:rPr>
      <w:rFonts w:asciiTheme="majorHAnsi" w:eastAsiaTheme="majorEastAsia" w:hAnsiTheme="majorHAnsi" w:cstheme="majorBidi"/>
    </w:rPr>
  </w:style>
  <w:style w:type="character" w:customStyle="1" w:styleId="Heading3Char">
    <w:name w:val="Heading 3 Char"/>
    <w:basedOn w:val="DefaultParagraphFont"/>
    <w:link w:val="Heading3"/>
    <w:uiPriority w:val="9"/>
    <w:rsid w:val="00B30690"/>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ED0D7F"/>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ED0D7F"/>
    <w:rPr>
      <w:rFonts w:asciiTheme="majorHAnsi" w:eastAsiaTheme="majorEastAsia" w:hAnsiTheme="majorHAnsi" w:cstheme="majorBidi"/>
      <w:sz w:val="18"/>
      <w:szCs w:val="18"/>
    </w:rPr>
  </w:style>
  <w:style w:type="paragraph" w:styleId="Caption">
    <w:name w:val="caption"/>
    <w:basedOn w:val="Normal"/>
    <w:next w:val="Normal"/>
    <w:uiPriority w:val="35"/>
    <w:unhideWhenUsed/>
    <w:qFormat/>
    <w:rsid w:val="00BF2C72"/>
    <w:rPr>
      <w:b/>
      <w:bCs/>
      <w:szCs w:val="21"/>
    </w:rPr>
  </w:style>
  <w:style w:type="paragraph" w:styleId="TOCHeading">
    <w:name w:val="TOC Heading"/>
    <w:basedOn w:val="Heading1"/>
    <w:next w:val="Normal"/>
    <w:uiPriority w:val="39"/>
    <w:unhideWhenUsed/>
    <w:qFormat/>
    <w:rsid w:val="001B7F50"/>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1B7F50"/>
  </w:style>
  <w:style w:type="paragraph" w:styleId="TOC2">
    <w:name w:val="toc 2"/>
    <w:basedOn w:val="Normal"/>
    <w:next w:val="Normal"/>
    <w:autoRedefine/>
    <w:uiPriority w:val="39"/>
    <w:unhideWhenUsed/>
    <w:rsid w:val="001B7F50"/>
    <w:pPr>
      <w:ind w:leftChars="100" w:left="210"/>
    </w:pPr>
  </w:style>
  <w:style w:type="paragraph" w:styleId="TOC3">
    <w:name w:val="toc 3"/>
    <w:basedOn w:val="Normal"/>
    <w:next w:val="Normal"/>
    <w:autoRedefine/>
    <w:uiPriority w:val="39"/>
    <w:unhideWhenUsed/>
    <w:rsid w:val="001B7F50"/>
    <w:pPr>
      <w:ind w:leftChars="200" w:left="420"/>
    </w:pPr>
  </w:style>
  <w:style w:type="character" w:styleId="Hyperlink">
    <w:name w:val="Hyperlink"/>
    <w:basedOn w:val="DefaultParagraphFont"/>
    <w:uiPriority w:val="99"/>
    <w:unhideWhenUsed/>
    <w:rsid w:val="001B7F50"/>
    <w:rPr>
      <w:color w:val="0000FF" w:themeColor="hyperlink"/>
      <w:u w:val="single"/>
    </w:rPr>
  </w:style>
  <w:style w:type="paragraph" w:styleId="FootnoteText">
    <w:name w:val="footnote text"/>
    <w:basedOn w:val="Normal"/>
    <w:link w:val="FootnoteTextChar"/>
    <w:uiPriority w:val="99"/>
    <w:semiHidden/>
    <w:unhideWhenUsed/>
    <w:rsid w:val="00A46111"/>
    <w:pPr>
      <w:snapToGrid w:val="0"/>
      <w:jc w:val="left"/>
    </w:pPr>
  </w:style>
  <w:style w:type="character" w:customStyle="1" w:styleId="FootnoteTextChar">
    <w:name w:val="Footnote Text Char"/>
    <w:basedOn w:val="DefaultParagraphFont"/>
    <w:link w:val="FootnoteText"/>
    <w:uiPriority w:val="99"/>
    <w:semiHidden/>
    <w:rsid w:val="00A46111"/>
  </w:style>
  <w:style w:type="character" w:styleId="FootnoteReference">
    <w:name w:val="footnote reference"/>
    <w:basedOn w:val="DefaultParagraphFont"/>
    <w:uiPriority w:val="99"/>
    <w:semiHidden/>
    <w:unhideWhenUsed/>
    <w:rsid w:val="00A46111"/>
    <w:rPr>
      <w:vertAlign w:val="superscript"/>
    </w:rPr>
  </w:style>
  <w:style w:type="table" w:styleId="TableGrid">
    <w:name w:val="Table Grid"/>
    <w:basedOn w:val="TableNormal"/>
    <w:uiPriority w:val="59"/>
    <w:rsid w:val="00C96B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B25285"/>
    <w:rPr>
      <w:b/>
      <w:bCs/>
    </w:rPr>
  </w:style>
  <w:style w:type="paragraph" w:styleId="NoSpacing">
    <w:name w:val="No Spacing"/>
    <w:link w:val="NoSpacingChar"/>
    <w:uiPriority w:val="1"/>
    <w:qFormat/>
    <w:rsid w:val="00055862"/>
    <w:rPr>
      <w:kern w:val="0"/>
      <w:sz w:val="22"/>
    </w:rPr>
  </w:style>
  <w:style w:type="character" w:customStyle="1" w:styleId="NoSpacingChar">
    <w:name w:val="No Spacing Char"/>
    <w:basedOn w:val="DefaultParagraphFont"/>
    <w:link w:val="NoSpacing"/>
    <w:uiPriority w:val="1"/>
    <w:rsid w:val="00055862"/>
    <w:rPr>
      <w:kern w:val="0"/>
      <w:sz w:val="22"/>
    </w:rPr>
  </w:style>
  <w:style w:type="paragraph" w:styleId="Header">
    <w:name w:val="header"/>
    <w:basedOn w:val="Normal"/>
    <w:link w:val="HeaderChar"/>
    <w:uiPriority w:val="99"/>
    <w:unhideWhenUsed/>
    <w:rsid w:val="00CF4C5E"/>
    <w:pPr>
      <w:tabs>
        <w:tab w:val="center" w:pos="4252"/>
        <w:tab w:val="right" w:pos="8504"/>
      </w:tabs>
      <w:snapToGrid w:val="0"/>
    </w:pPr>
  </w:style>
  <w:style w:type="character" w:customStyle="1" w:styleId="HeaderChar">
    <w:name w:val="Header Char"/>
    <w:basedOn w:val="DefaultParagraphFont"/>
    <w:link w:val="Header"/>
    <w:uiPriority w:val="99"/>
    <w:rsid w:val="00CF4C5E"/>
  </w:style>
  <w:style w:type="paragraph" w:styleId="Footer">
    <w:name w:val="footer"/>
    <w:basedOn w:val="Normal"/>
    <w:link w:val="FooterChar"/>
    <w:uiPriority w:val="99"/>
    <w:unhideWhenUsed/>
    <w:rsid w:val="00CF4C5E"/>
    <w:pPr>
      <w:tabs>
        <w:tab w:val="center" w:pos="4252"/>
        <w:tab w:val="right" w:pos="8504"/>
      </w:tabs>
      <w:snapToGrid w:val="0"/>
    </w:pPr>
  </w:style>
  <w:style w:type="character" w:customStyle="1" w:styleId="FooterChar">
    <w:name w:val="Footer Char"/>
    <w:basedOn w:val="DefaultParagraphFont"/>
    <w:link w:val="Footer"/>
    <w:uiPriority w:val="99"/>
    <w:rsid w:val="00CF4C5E"/>
  </w:style>
  <w:style w:type="character" w:styleId="CommentReference">
    <w:name w:val="annotation reference"/>
    <w:basedOn w:val="DefaultParagraphFont"/>
    <w:uiPriority w:val="99"/>
    <w:semiHidden/>
    <w:unhideWhenUsed/>
    <w:rsid w:val="00D26C30"/>
    <w:rPr>
      <w:sz w:val="18"/>
      <w:szCs w:val="18"/>
    </w:rPr>
  </w:style>
  <w:style w:type="paragraph" w:styleId="CommentText">
    <w:name w:val="annotation text"/>
    <w:basedOn w:val="Normal"/>
    <w:link w:val="CommentTextChar"/>
    <w:uiPriority w:val="99"/>
    <w:semiHidden/>
    <w:unhideWhenUsed/>
    <w:rsid w:val="00D26C30"/>
    <w:pPr>
      <w:jc w:val="left"/>
    </w:pPr>
  </w:style>
  <w:style w:type="character" w:customStyle="1" w:styleId="CommentTextChar">
    <w:name w:val="Comment Text Char"/>
    <w:basedOn w:val="DefaultParagraphFont"/>
    <w:link w:val="CommentText"/>
    <w:uiPriority w:val="99"/>
    <w:semiHidden/>
    <w:rsid w:val="00D26C30"/>
  </w:style>
  <w:style w:type="paragraph" w:styleId="CommentSubject">
    <w:name w:val="annotation subject"/>
    <w:basedOn w:val="CommentText"/>
    <w:next w:val="CommentText"/>
    <w:link w:val="CommentSubjectChar"/>
    <w:uiPriority w:val="99"/>
    <w:semiHidden/>
    <w:unhideWhenUsed/>
    <w:rsid w:val="00D26C30"/>
    <w:rPr>
      <w:b/>
      <w:bCs/>
    </w:rPr>
  </w:style>
  <w:style w:type="character" w:customStyle="1" w:styleId="CommentSubjectChar">
    <w:name w:val="Comment Subject Char"/>
    <w:basedOn w:val="CommentTextChar"/>
    <w:link w:val="CommentSubject"/>
    <w:uiPriority w:val="99"/>
    <w:semiHidden/>
    <w:rsid w:val="00D26C30"/>
    <w:rPr>
      <w:b/>
      <w:bCs/>
    </w:rPr>
  </w:style>
  <w:style w:type="paragraph" w:styleId="Revision">
    <w:name w:val="Revision"/>
    <w:hidden/>
    <w:uiPriority w:val="99"/>
    <w:semiHidden/>
    <w:rsid w:val="00D151FE"/>
  </w:style>
  <w:style w:type="character" w:styleId="FollowedHyperlink">
    <w:name w:val="FollowedHyperlink"/>
    <w:basedOn w:val="DefaultParagraphFont"/>
    <w:uiPriority w:val="99"/>
    <w:semiHidden/>
    <w:unhideWhenUsed/>
    <w:rsid w:val="009731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microsoft.com/office/2011/relationships/people" Target="people.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jp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2D73D-FE43-40F0-B6DE-65DE81408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5605</TotalTime>
  <Pages>5</Pages>
  <Words>5027</Words>
  <Characters>28656</Characters>
  <Application>Microsoft Office Word</Application>
  <DocSecurity>0</DocSecurity>
  <Lines>238</Lines>
  <Paragraphs>67</Paragraphs>
  <ScaleCrop>false</ScaleCrop>
  <HeadingPairs>
    <vt:vector size="2" baseType="variant">
      <vt:variant>
        <vt:lpstr>タイトル</vt:lpstr>
      </vt:variant>
      <vt:variant>
        <vt:i4>1</vt:i4>
      </vt:variant>
    </vt:vector>
  </HeadingPairs>
  <TitlesOfParts>
    <vt:vector size="1" baseType="lpstr">
      <vt:lpstr>CrypgetSQL試験手順</vt:lpstr>
    </vt:vector>
  </TitlesOfParts>
  <Company>Toshiba</Company>
  <LinksUpToDate>false</LinksUpToDate>
  <CharactersWithSpaces>33616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CrypgetSQL試験手順</dc:title>
  <dc:creator>kaseda yuuki(綛田 佑樹 ＴＳＯＬ （ＩＴＣ）［ＩＴＲ］（ＳＥＣ開）)</dc:creator>
  <cp:lastModifiedBy>lhc1990</cp:lastModifiedBy>
  <cp:revision>296</cp:revision>
  <cp:lastPrinted>2015-04-21T02:10:00Z</cp:lastPrinted>
  <dcterms:created xsi:type="dcterms:W3CDTF">2015-04-02T01:06:00Z</dcterms:created>
  <dcterms:modified xsi:type="dcterms:W3CDTF">2016-05-19T07:11:00Z</dcterms:modified>
</cp:coreProperties>
</file>